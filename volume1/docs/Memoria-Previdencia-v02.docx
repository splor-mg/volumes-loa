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6B0E36" w14:textId="77777777" w:rsidR="00C7005A" w:rsidRDefault="00C7005A" w:rsidP="00EA25EC">
      <w:pPr>
        <w:spacing w:line="36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Grupo de Trabalho Previdência – Discussões Levantadas e </w:t>
      </w:r>
      <w:r w:rsidR="00CD1DB9">
        <w:rPr>
          <w:b/>
          <w:bCs/>
          <w:sz w:val="24"/>
          <w:szCs w:val="24"/>
          <w:u w:val="single"/>
        </w:rPr>
        <w:t>Metodologia</w:t>
      </w:r>
      <w:r>
        <w:rPr>
          <w:b/>
          <w:bCs/>
          <w:sz w:val="24"/>
          <w:szCs w:val="24"/>
          <w:u w:val="single"/>
        </w:rPr>
        <w:t xml:space="preserve"> Final</w:t>
      </w:r>
    </w:p>
    <w:p w14:paraId="250CE9C9" w14:textId="77777777" w:rsidR="00C7005A" w:rsidRDefault="00C7005A" w:rsidP="00EA25EC">
      <w:pPr>
        <w:spacing w:line="360" w:lineRule="auto"/>
        <w:jc w:val="both"/>
        <w:rPr>
          <w:color w:val="1F497D"/>
        </w:rPr>
      </w:pPr>
    </w:p>
    <w:p w14:paraId="7B719863" w14:textId="77777777" w:rsidR="000F2158" w:rsidRPr="00F63899" w:rsidRDefault="000F2158" w:rsidP="00EA25EC">
      <w:pPr>
        <w:spacing w:line="360" w:lineRule="auto"/>
        <w:jc w:val="both"/>
        <w:rPr>
          <w:b/>
        </w:rPr>
      </w:pPr>
      <w:r w:rsidRPr="00F63899">
        <w:rPr>
          <w:b/>
        </w:rPr>
        <w:t>Contextualização</w:t>
      </w:r>
    </w:p>
    <w:p w14:paraId="4FEFFC09" w14:textId="77777777" w:rsidR="00C7005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Necessidade de definição de um entendimento único entre SEPLAG/SEF/IPSEMG/</w:t>
      </w:r>
      <w:proofErr w:type="spellStart"/>
      <w:r w:rsidRPr="00166A8F">
        <w:rPr>
          <w:i/>
        </w:rPr>
        <w:t>etc</w:t>
      </w:r>
      <w:proofErr w:type="spellEnd"/>
      <w:r>
        <w:t xml:space="preserve">, visando </w:t>
      </w:r>
      <w:r w:rsidR="0050097F">
        <w:t>à</w:t>
      </w:r>
      <w:r>
        <w:t xml:space="preserve"> </w:t>
      </w:r>
      <w:del w:id="0" w:author="Carlos Henrique de Oliveira Brochado (SEPLAG)" w:date="2017-11-09T14:55:00Z">
        <w:r w:rsidR="00865242" w:rsidDel="002814D1">
          <w:delText xml:space="preserve">apuração de </w:delText>
        </w:r>
        <w:r w:rsidDel="002814D1">
          <w:delText>um número único</w:delText>
        </w:r>
      </w:del>
      <w:ins w:id="1" w:author="Carlos Henrique de Oliveira Brochado (SEPLAG)" w:date="2017-11-09T14:55:00Z">
        <w:r w:rsidR="002814D1">
          <w:t>padroniza</w:t>
        </w:r>
      </w:ins>
      <w:ins w:id="2" w:author="Carlos Henrique de Oliveira Brochado (SEPLAG)" w:date="2017-11-09T14:56:00Z">
        <w:r w:rsidR="002814D1">
          <w:t xml:space="preserve">ção da memória </w:t>
        </w:r>
      </w:ins>
      <w:del w:id="3" w:author="Carlos Henrique de Oliveira Brochado (SEPLAG)" w:date="2017-11-09T14:56:00Z">
        <w:r w:rsidDel="002814D1">
          <w:delText xml:space="preserve"> </w:delText>
        </w:r>
      </w:del>
      <w:ins w:id="4" w:author="Carlos Henrique de Oliveira Brochado (SEPLAG)" w:date="2017-11-09T14:56:00Z">
        <w:r w:rsidR="002814D1">
          <w:t xml:space="preserve">de cálculo para apuração </w:t>
        </w:r>
      </w:ins>
      <w:del w:id="5" w:author="Carlos Henrique de Oliveira Brochado (SEPLAG)" w:date="2017-11-09T14:56:00Z">
        <w:r w:rsidDel="002814D1">
          <w:delText xml:space="preserve">para </w:delText>
        </w:r>
      </w:del>
      <w:ins w:id="6" w:author="Carlos Henrique de Oliveira Brochado (SEPLAG)" w:date="2017-11-09T14:56:00Z">
        <w:r w:rsidR="002814D1">
          <w:t>d</w:t>
        </w:r>
      </w:ins>
      <w:r>
        <w:t xml:space="preserve">o </w:t>
      </w:r>
      <w:del w:id="7" w:author="Carlos Henrique de Oliveira Brochado (SEPLAG)" w:date="2017-11-09T14:56:00Z">
        <w:r w:rsidDel="002814D1">
          <w:delText xml:space="preserve">déficit </w:delText>
        </w:r>
      </w:del>
      <w:ins w:id="8" w:author="Carlos Henrique de Oliveira Brochado (SEPLAG)" w:date="2017-11-09T14:56:00Z">
        <w:r w:rsidR="002814D1">
          <w:t xml:space="preserve">resultado </w:t>
        </w:r>
      </w:ins>
      <w:r>
        <w:t xml:space="preserve">previdenciário </w:t>
      </w:r>
      <w:r w:rsidR="00865242">
        <w:t xml:space="preserve">do Estado </w:t>
      </w:r>
      <w:r>
        <w:t>a ser apresentado nos diferentes relatórios publicados por esses órgãos.</w:t>
      </w:r>
    </w:p>
    <w:p w14:paraId="44A4B8AA" w14:textId="77777777" w:rsidR="00C7005A" w:rsidRDefault="002814D1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ins w:id="9" w:author="Carlos Henrique de Oliveira Brochado (SEPLAG)" w:date="2017-11-09T14:57:00Z">
        <w:r>
          <w:t xml:space="preserve">O </w:t>
        </w:r>
      </w:ins>
      <w:r w:rsidR="00C7005A">
        <w:t xml:space="preserve">Ministério da Previdência tem como proposta inserir todos os Estados dentro do </w:t>
      </w:r>
      <w:r w:rsidR="00C7005A" w:rsidRPr="00F63899">
        <w:rPr>
          <w:i/>
        </w:rPr>
        <w:t>e-social</w:t>
      </w:r>
      <w:r w:rsidR="00C7005A">
        <w:t xml:space="preserve"> a partir de janeiro de 2018, e assim poderá cruzar os dados informados com aqueles publicados em seus demonstrativos, tornando ainda mais urgente a necessidade de uma melhor definição interna acerca do tema “previdência”. No </w:t>
      </w:r>
      <w:r w:rsidR="00C7005A">
        <w:rPr>
          <w:i/>
          <w:iCs/>
        </w:rPr>
        <w:t>e-social</w:t>
      </w:r>
      <w:r w:rsidR="00C7005A">
        <w:t xml:space="preserve"> serão carregadas, mensalmente, bases de dados com toda a situação funcional de todos </w:t>
      </w:r>
      <w:del w:id="10" w:author="Carlos Henrique de Oliveira Brochado (SEPLAG)" w:date="2017-11-09T14:58:00Z">
        <w:r w:rsidR="00C7005A" w:rsidDel="002814D1">
          <w:delText>os “</w:delText>
        </w:r>
      </w:del>
      <w:del w:id="11" w:author="Carlos Henrique de Oliveira Brochado (SEPLAG)" w:date="2017-11-09T14:57:00Z">
        <w:r w:rsidR="00C7005A" w:rsidDel="002814D1">
          <w:delText>funcionários</w:delText>
        </w:r>
      </w:del>
      <w:del w:id="12" w:author="Carlos Henrique de Oliveira Brochado (SEPLAG)" w:date="2017-11-09T14:58:00Z">
        <w:r w:rsidR="00C7005A" w:rsidDel="002814D1">
          <w:delText xml:space="preserve">” </w:delText>
        </w:r>
      </w:del>
      <w:ins w:id="13" w:author="Carlos Henrique de Oliveira Brochado (SEPLAG)" w:date="2017-11-09T15:00:00Z">
        <w:r>
          <w:t xml:space="preserve">“funcionários” </w:t>
        </w:r>
      </w:ins>
      <w:r w:rsidR="00C7005A">
        <w:t>do Estado, desde contribuições previdenciári</w:t>
      </w:r>
      <w:r w:rsidR="00F3544B">
        <w:t>as até movimentações de cargos.</w:t>
      </w:r>
    </w:p>
    <w:p w14:paraId="7E4D31F6" w14:textId="77777777" w:rsidR="00C7005A" w:rsidRDefault="00C7005A" w:rsidP="00EA25EC">
      <w:pPr>
        <w:spacing w:line="360" w:lineRule="auto"/>
        <w:jc w:val="both"/>
      </w:pPr>
    </w:p>
    <w:p w14:paraId="7282B342" w14:textId="77777777" w:rsidR="008247C1" w:rsidRDefault="00C7005A" w:rsidP="00EA25EC">
      <w:pPr>
        <w:spacing w:line="360" w:lineRule="auto"/>
        <w:jc w:val="both"/>
      </w:pPr>
      <w:r w:rsidRPr="000F2158">
        <w:rPr>
          <w:b/>
        </w:rPr>
        <w:t xml:space="preserve">Sobre </w:t>
      </w:r>
      <w:r w:rsidR="000F2158" w:rsidRPr="000F2158">
        <w:rPr>
          <w:b/>
        </w:rPr>
        <w:t>os benefícios previdenciário</w:t>
      </w:r>
      <w:r w:rsidR="000F2158">
        <w:rPr>
          <w:b/>
        </w:rPr>
        <w:t>s dos civis</w:t>
      </w:r>
    </w:p>
    <w:p w14:paraId="1B23E5C9" w14:textId="77777777" w:rsidR="008247C1" w:rsidRDefault="003D1783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Características gerais</w:t>
      </w:r>
      <w:r w:rsidR="008247C1">
        <w:t>:</w:t>
      </w:r>
    </w:p>
    <w:p w14:paraId="4B331EC5" w14:textId="77777777" w:rsidR="000F2158" w:rsidRDefault="000F2158" w:rsidP="00EA25E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Não </w:t>
      </w:r>
      <w:r w:rsidR="003D1783">
        <w:t>têm caráter indenitário</w:t>
      </w:r>
      <w:r>
        <w:t>;</w:t>
      </w:r>
    </w:p>
    <w:p w14:paraId="033041BD" w14:textId="77777777" w:rsidR="008247C1" w:rsidRDefault="008247C1" w:rsidP="00EA25EC">
      <w:pPr>
        <w:pStyle w:val="PargrafodaLista"/>
        <w:numPr>
          <w:ilvl w:val="1"/>
          <w:numId w:val="1"/>
        </w:numPr>
        <w:spacing w:line="360" w:lineRule="auto"/>
        <w:jc w:val="both"/>
      </w:pPr>
      <w:proofErr w:type="gramStart"/>
      <w:r>
        <w:t>Via de regra</w:t>
      </w:r>
      <w:proofErr w:type="gramEnd"/>
      <w:r>
        <w:t xml:space="preserve">, </w:t>
      </w:r>
      <w:r w:rsidR="00004906">
        <w:t xml:space="preserve">possuem </w:t>
      </w:r>
      <w:r w:rsidR="00857B13">
        <w:t>natureza</w:t>
      </w:r>
      <w:r>
        <w:t xml:space="preserve"> contributiv</w:t>
      </w:r>
      <w:r w:rsidR="00857B13">
        <w:t>a</w:t>
      </w:r>
      <w:r>
        <w:t>;</w:t>
      </w:r>
    </w:p>
    <w:p w14:paraId="6D569ECA" w14:textId="77777777" w:rsidR="008247C1" w:rsidRDefault="008247C1" w:rsidP="00EA25E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Não pode</w:t>
      </w:r>
      <w:r w:rsidR="000F2158">
        <w:t>m</w:t>
      </w:r>
      <w:r>
        <w:t xml:space="preserve"> ser cumulativo</w:t>
      </w:r>
      <w:r w:rsidR="000F2158">
        <w:t>s</w:t>
      </w:r>
      <w:r>
        <w:t xml:space="preserve"> com outro</w:t>
      </w:r>
      <w:r w:rsidR="000F2158">
        <w:t>s</w:t>
      </w:r>
      <w:r>
        <w:t xml:space="preserve"> benefício</w:t>
      </w:r>
      <w:r w:rsidR="000F2158">
        <w:t>s</w:t>
      </w:r>
      <w:r>
        <w:t xml:space="preserve"> previdenciário</w:t>
      </w:r>
      <w:r w:rsidR="000F2158">
        <w:t>s</w:t>
      </w:r>
      <w:r>
        <w:t>;</w:t>
      </w:r>
    </w:p>
    <w:p w14:paraId="2F168EE4" w14:textId="77777777" w:rsidR="008247C1" w:rsidRDefault="00857B13" w:rsidP="00EA25E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São de </w:t>
      </w:r>
      <w:r w:rsidR="008247C1">
        <w:t>caráter geral, não podendo ser individualizad</w:t>
      </w:r>
      <w:r w:rsidR="000F2158">
        <w:t>os ou setorizados</w:t>
      </w:r>
      <w:r w:rsidR="008247C1">
        <w:t>.</w:t>
      </w:r>
    </w:p>
    <w:p w14:paraId="0F7493C7" w14:textId="77777777" w:rsidR="00C7005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 xml:space="preserve">A emenda constitucional 20/98 aproximou o </w:t>
      </w:r>
      <w:r w:rsidR="00F63899">
        <w:t xml:space="preserve">Regime Próprio de Previdência Social (RPPS) </w:t>
      </w:r>
      <w:r>
        <w:t>do R</w:t>
      </w:r>
      <w:r w:rsidR="008247C1">
        <w:t>egime Geral de Previdência Social (R</w:t>
      </w:r>
      <w:r>
        <w:t>GPS</w:t>
      </w:r>
      <w:r w:rsidR="008247C1">
        <w:t>)</w:t>
      </w:r>
      <w:r>
        <w:t xml:space="preserve">, definindo que os benefícios do </w:t>
      </w:r>
      <w:r w:rsidR="008247C1">
        <w:t xml:space="preserve">primeiro </w:t>
      </w:r>
      <w:r>
        <w:t xml:space="preserve">não podem extrapolar aqueles definidos para o </w:t>
      </w:r>
      <w:r w:rsidR="008247C1">
        <w:t>segundo</w:t>
      </w:r>
      <w:r>
        <w:t>.</w:t>
      </w:r>
    </w:p>
    <w:p w14:paraId="0655EFB2" w14:textId="77777777" w:rsidR="00C7005A" w:rsidRDefault="006F4017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Por</w:t>
      </w:r>
      <w:r w:rsidR="008247C1">
        <w:t xml:space="preserve"> não estarem previstos n</w:t>
      </w:r>
      <w:r w:rsidR="00C7005A">
        <w:t>a lei do RGPS</w:t>
      </w:r>
      <w:r w:rsidR="008247C1">
        <w:t>,</w:t>
      </w:r>
      <w:r w:rsidR="00C7005A">
        <w:t xml:space="preserve"> </w:t>
      </w:r>
      <w:ins w:id="14" w:author="Carlos Henrique de Oliveira Brochado (SEPLAG)" w:date="2017-11-09T15:02:00Z">
        <w:r w:rsidR="000C733E">
          <w:t xml:space="preserve">decidiu-se que </w:t>
        </w:r>
      </w:ins>
      <w:r w:rsidR="00C7005A">
        <w:t xml:space="preserve">os auxílios funeral, seguro e pecúlio não </w:t>
      </w:r>
      <w:r w:rsidR="008247C1">
        <w:t xml:space="preserve">devem ser </w:t>
      </w:r>
      <w:r w:rsidR="00C7005A">
        <w:t>computados</w:t>
      </w:r>
      <w:r w:rsidR="008247C1">
        <w:t xml:space="preserve"> </w:t>
      </w:r>
      <w:r w:rsidR="00C7005A">
        <w:t>como despesas previdenciárias.</w:t>
      </w:r>
    </w:p>
    <w:p w14:paraId="29D92E32" w14:textId="77777777" w:rsidR="00C7005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 w:rsidRPr="00710885">
        <w:t>Posteriormente, a LC 64/2002 restringiu ainda</w:t>
      </w:r>
      <w:r>
        <w:t xml:space="preserve"> mais o rol dos benefícios previdenciários do RPPS</w:t>
      </w:r>
      <w:del w:id="15" w:author="Carlos Henrique de Oliveira Brochado (SEPLAG)" w:date="2017-11-09T15:10:00Z">
        <w:r w:rsidR="008247C1" w:rsidDel="000C733E">
          <w:delText xml:space="preserve">, </w:delText>
        </w:r>
        <w:r w:rsidR="00710885" w:rsidDel="000C733E">
          <w:delText xml:space="preserve">além de inseri-los </w:delText>
        </w:r>
        <w:r w:rsidR="005F3A7D" w:rsidDel="000C733E">
          <w:delText>n</w:delText>
        </w:r>
        <w:r w:rsidR="00710885" w:rsidDel="000C733E">
          <w:delText>o FUNFIP</w:delText>
        </w:r>
      </w:del>
      <w:r w:rsidR="00710885">
        <w:t xml:space="preserve">. </w:t>
      </w:r>
      <w:del w:id="16" w:author="Carlos Henrique de Oliveira Brochado (SEPLAG)" w:date="2017-11-09T15:10:00Z">
        <w:r w:rsidR="00710885" w:rsidDel="000C733E">
          <w:delText>Devido a este dispositivo</w:delText>
        </w:r>
      </w:del>
      <w:ins w:id="17" w:author="Carlos Henrique de Oliveira Brochado (SEPLAG)" w:date="2017-11-09T15:10:00Z">
        <w:r w:rsidR="000C733E">
          <w:t>Após alterações da referida Lei Complementar</w:t>
        </w:r>
      </w:ins>
      <w:r w:rsidR="00710885">
        <w:t>, as l</w:t>
      </w:r>
      <w:r w:rsidR="00710885" w:rsidRPr="00710885">
        <w:t>icença</w:t>
      </w:r>
      <w:r w:rsidR="00710885">
        <w:t>s</w:t>
      </w:r>
      <w:r w:rsidR="00710885" w:rsidRPr="00710885">
        <w:t xml:space="preserve"> para </w:t>
      </w:r>
      <w:r w:rsidR="00710885">
        <w:t>t</w:t>
      </w:r>
      <w:r w:rsidR="00710885" w:rsidRPr="00710885">
        <w:t xml:space="preserve">ratamento de </w:t>
      </w:r>
      <w:r w:rsidR="00710885">
        <w:t>s</w:t>
      </w:r>
      <w:r w:rsidR="00710885" w:rsidRPr="00710885">
        <w:t>aúde</w:t>
      </w:r>
      <w:r w:rsidR="00710885">
        <w:t xml:space="preserve"> e</w:t>
      </w:r>
      <w:r w:rsidR="00710885" w:rsidRPr="00710885">
        <w:t xml:space="preserve"> </w:t>
      </w:r>
      <w:r w:rsidR="00710885">
        <w:t>m</w:t>
      </w:r>
      <w:r w:rsidR="00710885" w:rsidRPr="00710885">
        <w:t xml:space="preserve">aternidade, </w:t>
      </w:r>
      <w:r w:rsidR="00710885">
        <w:t xml:space="preserve">o </w:t>
      </w:r>
      <w:r w:rsidR="00710885" w:rsidRPr="00710885">
        <w:t>Abono-Família</w:t>
      </w:r>
      <w:r w:rsidR="00710885">
        <w:t xml:space="preserve"> e o </w:t>
      </w:r>
      <w:r w:rsidR="00710885" w:rsidRPr="00710885">
        <w:t>Auxílio-Reclusão</w:t>
      </w:r>
      <w:r w:rsidR="00710885">
        <w:t xml:space="preserve"> deixaram de compor a base de benefícios previdenciários abrangidos pelo RPPS mineiro. </w:t>
      </w:r>
    </w:p>
    <w:p w14:paraId="0BCE064A" w14:textId="77777777" w:rsidR="008247C1" w:rsidRDefault="00C7005A" w:rsidP="00445EC4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No que se refere às pensões especiais, são considerad</w:t>
      </w:r>
      <w:r w:rsidR="006F4017">
        <w:t>a</w:t>
      </w:r>
      <w:r>
        <w:t xml:space="preserve">s benefícios previdenciários </w:t>
      </w:r>
      <w:r w:rsidR="00E24241">
        <w:t xml:space="preserve">apenas </w:t>
      </w:r>
      <w:r>
        <w:t>aquelas que decorr</w:t>
      </w:r>
      <w:r w:rsidR="00710885">
        <w:t>a</w:t>
      </w:r>
      <w:r>
        <w:t xml:space="preserve">m de </w:t>
      </w:r>
      <w:commentRangeStart w:id="18"/>
      <w:r>
        <w:t>relação de trabalho ou de legislação específica que lhe confira caráter previdenciário</w:t>
      </w:r>
      <w:commentRangeEnd w:id="18"/>
      <w:r w:rsidR="003E22E9">
        <w:rPr>
          <w:rStyle w:val="Refdecomentrio"/>
        </w:rPr>
        <w:commentReference w:id="18"/>
      </w:r>
      <w:r w:rsidR="008247C1">
        <w:t xml:space="preserve">. </w:t>
      </w:r>
      <w:ins w:id="19" w:author="Carlos Henrique de Oliveira Brochado (SEPLAG)" w:date="2017-11-09T15:30:00Z">
        <w:r w:rsidR="00445EC4">
          <w:t xml:space="preserve">Há que se </w:t>
        </w:r>
      </w:ins>
      <w:ins w:id="20" w:author="Carlos Henrique de Oliveira Brochado (SEPLAG)" w:date="2017-11-09T15:23:00Z">
        <w:r w:rsidR="00445EC4">
          <w:t>d</w:t>
        </w:r>
      </w:ins>
      <w:ins w:id="21" w:author="Carlos Henrique de Oliveira Brochado (SEPLAG)" w:date="2017-11-09T15:20:00Z">
        <w:r w:rsidR="00445EC4">
          <w:t>estacar</w:t>
        </w:r>
        <w:r w:rsidR="003E22E9">
          <w:t xml:space="preserve"> que muitas das despesas hoje tidas como pensões especiais</w:t>
        </w:r>
      </w:ins>
      <w:ins w:id="22" w:author="Carlos Henrique de Oliveira Brochado (SEPLAG)" w:date="2017-11-09T15:25:00Z">
        <w:r w:rsidR="00445EC4">
          <w:t xml:space="preserve"> e passíveis de serem computadas como benefícios </w:t>
        </w:r>
        <w:r w:rsidR="00445EC4">
          <w:lastRenderedPageBreak/>
          <w:t>previdenciários</w:t>
        </w:r>
      </w:ins>
      <w:ins w:id="23" w:author="Carlos Henrique de Oliveira Brochado (SEPLAG)" w:date="2017-11-09T15:20:00Z">
        <w:r w:rsidR="003E22E9">
          <w:t xml:space="preserve"> </w:t>
        </w:r>
      </w:ins>
      <w:del w:id="24" w:author="Carlos Henrique de Oliveira Brochado (SEPLAG)" w:date="2017-11-09T15:21:00Z">
        <w:r w:rsidR="008247C1" w:rsidDel="003E22E9">
          <w:delText>São d</w:delText>
        </w:r>
        <w:r w:rsidDel="003E22E9">
          <w:delText xml:space="preserve">espesas </w:delText>
        </w:r>
      </w:del>
      <w:ins w:id="25" w:author="Carlos Henrique de Oliveira Brochado (SEPLAG)" w:date="2017-11-09T15:21:00Z">
        <w:r w:rsidR="003E22E9">
          <w:t xml:space="preserve">decorrem de legislações anteriores </w:t>
        </w:r>
      </w:ins>
      <w:del w:id="26" w:author="Carlos Henrique de Oliveira Brochado (SEPLAG)" w:date="2017-11-09T15:21:00Z">
        <w:r w:rsidDel="003E22E9">
          <w:delText xml:space="preserve">anteriores </w:delText>
        </w:r>
      </w:del>
      <w:r>
        <w:t>à LC 64 e q</w:t>
      </w:r>
      <w:r w:rsidR="008247C1">
        <w:t>ue</w:t>
      </w:r>
      <w:r w:rsidR="000F2158">
        <w:t>,</w:t>
      </w:r>
      <w:r w:rsidR="008247C1">
        <w:t xml:space="preserve"> ainda hoje</w:t>
      </w:r>
      <w:r w:rsidR="000F2158">
        <w:t>,</w:t>
      </w:r>
      <w:r w:rsidR="008247C1">
        <w:t xml:space="preserve"> estão sendo pagas</w:t>
      </w:r>
      <w:r>
        <w:t xml:space="preserve">. </w:t>
      </w:r>
      <w:r w:rsidR="008247C1">
        <w:t xml:space="preserve">Atualmente, acredita-se que </w:t>
      </w:r>
      <w:r w:rsidR="00710885">
        <w:t xml:space="preserve">o Estado </w:t>
      </w:r>
      <w:r w:rsidR="008247C1">
        <w:t xml:space="preserve">tenha por volta de </w:t>
      </w:r>
      <w:r w:rsidR="005F3A7D">
        <w:t>duas</w:t>
      </w:r>
      <w:r w:rsidR="008247C1">
        <w:t xml:space="preserve"> mil pensões especiais.</w:t>
      </w:r>
    </w:p>
    <w:p w14:paraId="79D3FB5A" w14:textId="77777777" w:rsidR="00C7005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 xml:space="preserve">Sobre as despesas administrativas do RPPS, a legislação define que tais </w:t>
      </w:r>
      <w:r w:rsidR="009C633F">
        <w:t>gastos</w:t>
      </w:r>
      <w:r>
        <w:t xml:space="preserve"> não podem exceder o percentual de 2% da folha.</w:t>
      </w:r>
      <w:r w:rsidR="00004906">
        <w:t xml:space="preserve"> No entanto, não </w:t>
      </w:r>
      <w:r w:rsidR="00E24241">
        <w:t>é possível</w:t>
      </w:r>
      <w:r w:rsidR="00004906">
        <w:t xml:space="preserve"> apurar este valor </w:t>
      </w:r>
      <w:r w:rsidR="00E24241">
        <w:t xml:space="preserve">dentro do nosso </w:t>
      </w:r>
      <w:r w:rsidR="009C633F">
        <w:t>Regime</w:t>
      </w:r>
      <w:r w:rsidR="00004906">
        <w:t xml:space="preserve">, </w:t>
      </w:r>
      <w:r w:rsidR="009C633F">
        <w:t>uma vez que o processamento das nossas pensões e aposentadorias fica pulverizado entre SEPLAG/</w:t>
      </w:r>
      <w:r w:rsidR="00004906">
        <w:t xml:space="preserve">EGE-SEF </w:t>
      </w:r>
      <w:r w:rsidR="009C633F">
        <w:t>(no caso das</w:t>
      </w:r>
      <w:r w:rsidR="00004906">
        <w:t xml:space="preserve"> pensões especiais</w:t>
      </w:r>
      <w:r w:rsidR="009C633F">
        <w:t>)</w:t>
      </w:r>
      <w:r w:rsidR="00004906">
        <w:t>, IPSE</w:t>
      </w:r>
      <w:r w:rsidR="009C633F">
        <w:t>M</w:t>
      </w:r>
      <w:r w:rsidR="00004906">
        <w:t xml:space="preserve">G </w:t>
      </w:r>
      <w:r w:rsidR="009C633F">
        <w:t xml:space="preserve">(para as </w:t>
      </w:r>
      <w:r w:rsidR="00004906">
        <w:t>aposentadorias</w:t>
      </w:r>
      <w:r w:rsidR="009C633F">
        <w:t>)</w:t>
      </w:r>
      <w:r w:rsidR="00004906">
        <w:t xml:space="preserve"> e Outros Poderes </w:t>
      </w:r>
      <w:r w:rsidR="009C633F">
        <w:t>(processam as suas aposentadorias e pensões), não tendo como realizar um rateio destes valores dentre as despesas dos órgãos. Por essa razão, não computamos despesas administrativas do RPPS mineiro.</w:t>
      </w:r>
    </w:p>
    <w:p w14:paraId="545EADEB" w14:textId="77777777" w:rsidR="00046EDF" w:rsidRPr="00046EDF" w:rsidRDefault="00C7005A" w:rsidP="00046EDF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IPLEMG: </w:t>
      </w:r>
      <w:r w:rsidR="003038E4">
        <w:t>segundo a CF/88, todo cargo eletivo deve ser vinculado ao RGPS (exceto quando tratar</w:t>
      </w:r>
      <w:r w:rsidR="00D63935">
        <w:t>-se</w:t>
      </w:r>
      <w:r w:rsidR="003038E4">
        <w:t xml:space="preserve"> de servidor de carreira em afastamento para ocupação de cargo politico), de modo que as despesas com o IPLEMG </w:t>
      </w:r>
      <w:r>
        <w:t xml:space="preserve">não </w:t>
      </w:r>
      <w:r w:rsidR="003038E4">
        <w:t xml:space="preserve">são </w:t>
      </w:r>
      <w:r w:rsidR="000F2158">
        <w:t>considerada</w:t>
      </w:r>
      <w:r w:rsidR="003038E4">
        <w:t>s</w:t>
      </w:r>
      <w:r>
        <w:t xml:space="preserve"> despesa</w:t>
      </w:r>
      <w:r w:rsidR="003038E4">
        <w:t>s</w:t>
      </w:r>
      <w:r>
        <w:t xml:space="preserve"> previdenciária</w:t>
      </w:r>
      <w:r w:rsidR="003038E4">
        <w:t>s do Estado</w:t>
      </w:r>
      <w:r>
        <w:t>.</w:t>
      </w:r>
      <w:r w:rsidR="00046EDF" w:rsidRPr="00046EDF">
        <w:t xml:space="preserve"> </w:t>
      </w:r>
    </w:p>
    <w:p w14:paraId="4F4304E2" w14:textId="77777777" w:rsidR="00046EDF" w:rsidRPr="00004906" w:rsidRDefault="00046EDF" w:rsidP="00046EDF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Assim, tem-se que </w:t>
      </w:r>
      <w:r w:rsidRPr="00004906">
        <w:rPr>
          <w:b/>
        </w:rPr>
        <w:t>as despesas com previdência civil são aquelas aposentadorias e pensões compreendidas pelo RPPS estadual, além de algumas pensões especiais</w:t>
      </w:r>
      <w:r>
        <w:rPr>
          <w:b/>
        </w:rPr>
        <w:t xml:space="preserve"> (a saber, aquelas executadas nos elementos-item 5902</w:t>
      </w:r>
      <w:ins w:id="27" w:author="Carlos Henrique de Oliveira Brochado (SEPLAG)" w:date="2017-11-09T15:35:00Z">
        <w:r w:rsidR="00F752C5">
          <w:rPr>
            <w:b/>
          </w:rPr>
          <w:t xml:space="preserve"> – Pensão Especial Lei nº 552/49</w:t>
        </w:r>
      </w:ins>
      <w:r>
        <w:rPr>
          <w:b/>
        </w:rPr>
        <w:t xml:space="preserve">, 5903 </w:t>
      </w:r>
      <w:ins w:id="28" w:author="Carlos Henrique de Oliveira Brochado (SEPLAG)" w:date="2017-11-09T15:36:00Z">
        <w:r w:rsidR="00F752C5">
          <w:rPr>
            <w:b/>
          </w:rPr>
          <w:t xml:space="preserve">– Pensão Específica Dos Institutos de Previdência </w:t>
        </w:r>
      </w:ins>
      <w:r>
        <w:rPr>
          <w:b/>
        </w:rPr>
        <w:t xml:space="preserve">e </w:t>
      </w:r>
      <w:proofErr w:type="gramStart"/>
      <w:r>
        <w:rPr>
          <w:b/>
        </w:rPr>
        <w:t>5904</w:t>
      </w:r>
      <w:ins w:id="29" w:author="Carlos Henrique de Oliveira Brochado (SEPLAG)" w:date="2017-11-09T15:36:00Z">
        <w:r w:rsidR="00F752C5">
          <w:rPr>
            <w:b/>
          </w:rPr>
          <w:t xml:space="preserve"> – Pensão</w:t>
        </w:r>
        <w:proofErr w:type="gramEnd"/>
        <w:r w:rsidR="00F752C5">
          <w:rPr>
            <w:b/>
          </w:rPr>
          <w:t xml:space="preserve"> Decorrente de Sentença Judicial</w:t>
        </w:r>
        <w:r w:rsidR="008A2DC7">
          <w:rPr>
            <w:b/>
          </w:rPr>
          <w:t xml:space="preserve"> </w:t>
        </w:r>
        <w:r w:rsidR="00F752C5">
          <w:rPr>
            <w:b/>
          </w:rPr>
          <w:t>Servidor</w:t>
        </w:r>
      </w:ins>
      <w:r>
        <w:rPr>
          <w:b/>
        </w:rPr>
        <w:t>)</w:t>
      </w:r>
      <w:r w:rsidRPr="00D63935">
        <w:t>.</w:t>
      </w:r>
    </w:p>
    <w:p w14:paraId="591F3D3F" w14:textId="77777777" w:rsidR="000F2158" w:rsidRDefault="000F2158" w:rsidP="00EA25EC">
      <w:pPr>
        <w:pStyle w:val="PargrafodaLista"/>
        <w:spacing w:line="360" w:lineRule="auto"/>
        <w:jc w:val="both"/>
      </w:pPr>
    </w:p>
    <w:p w14:paraId="1E7D905A" w14:textId="77777777" w:rsidR="00C7005A" w:rsidRDefault="00121EB0" w:rsidP="00EA25EC">
      <w:pPr>
        <w:spacing w:line="360" w:lineRule="auto"/>
        <w:jc w:val="both"/>
      </w:pPr>
      <w:r w:rsidRPr="000F2158">
        <w:rPr>
          <w:b/>
        </w:rPr>
        <w:t>Sobre os benefícios previdenciário</w:t>
      </w:r>
      <w:r>
        <w:rPr>
          <w:b/>
        </w:rPr>
        <w:t>s dos militares</w:t>
      </w:r>
      <w:r w:rsidR="00C7005A">
        <w:t>:</w:t>
      </w:r>
    </w:p>
    <w:p w14:paraId="521786D7" w14:textId="77777777" w:rsidR="00C7005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São consideradas despesas previdenciárias</w:t>
      </w:r>
      <w:r w:rsidR="00D63935">
        <w:t xml:space="preserve"> militares</w:t>
      </w:r>
      <w:r>
        <w:t xml:space="preserve">, </w:t>
      </w:r>
      <w:r w:rsidRPr="002114FA">
        <w:rPr>
          <w:b/>
        </w:rPr>
        <w:t>além daquelas</w:t>
      </w:r>
      <w:r w:rsidR="00D63935">
        <w:rPr>
          <w:b/>
        </w:rPr>
        <w:t xml:space="preserve"> expendidas</w:t>
      </w:r>
      <w:r w:rsidRPr="002114FA">
        <w:rPr>
          <w:b/>
        </w:rPr>
        <w:t xml:space="preserve"> com </w:t>
      </w:r>
      <w:r w:rsidR="000F2158" w:rsidRPr="002114FA">
        <w:rPr>
          <w:b/>
        </w:rPr>
        <w:t xml:space="preserve">o pagamento de </w:t>
      </w:r>
      <w:r w:rsidRPr="002114FA">
        <w:rPr>
          <w:b/>
        </w:rPr>
        <w:t>aposentadoria e pensão</w:t>
      </w:r>
      <w:r>
        <w:t xml:space="preserve">, </w:t>
      </w:r>
      <w:r w:rsidRPr="000F2158">
        <w:rPr>
          <w:b/>
        </w:rPr>
        <w:t>os auxílios previdenciários</w:t>
      </w:r>
      <w:r>
        <w:t xml:space="preserve"> definidos no estatuto próprio (</w:t>
      </w:r>
      <w:r w:rsidR="00D63935">
        <w:t>a saber, os auxílios natalidade, funeral e reclusão além do pecúlio)</w:t>
      </w:r>
      <w:r>
        <w:t xml:space="preserve">. </w:t>
      </w:r>
      <w:r w:rsidR="00D63935">
        <w:t xml:space="preserve">O rol de seus benefícios previdenciários supera aquele definido para os civis, uma vez que os militares não estão </w:t>
      </w:r>
      <w:r w:rsidR="000F2158">
        <w:t xml:space="preserve">englobados pelo RPPS e não </w:t>
      </w:r>
      <w:r w:rsidR="00D63935">
        <w:t xml:space="preserve">tiveram </w:t>
      </w:r>
      <w:r w:rsidR="000F2158">
        <w:t>qualquer regulamentação nesse sentido</w:t>
      </w:r>
      <w:r w:rsidR="00D63935">
        <w:t xml:space="preserve"> que restringisse ou delimitasse seu regime</w:t>
      </w:r>
      <w:r w:rsidR="004102D9">
        <w:t>.</w:t>
      </w:r>
    </w:p>
    <w:p w14:paraId="6B9CBE25" w14:textId="77777777" w:rsidR="003038E4" w:rsidRDefault="003038E4" w:rsidP="00EA25EC">
      <w:pPr>
        <w:pStyle w:val="PargrafodaLista"/>
        <w:spacing w:line="360" w:lineRule="auto"/>
        <w:jc w:val="both"/>
      </w:pPr>
    </w:p>
    <w:p w14:paraId="77377BB0" w14:textId="77777777" w:rsidR="00C7005A" w:rsidRDefault="00C7005A" w:rsidP="00EA25EC">
      <w:pPr>
        <w:spacing w:line="360" w:lineRule="auto"/>
        <w:jc w:val="both"/>
      </w:pPr>
      <w:r>
        <w:t>Outras questões levantadas:</w:t>
      </w:r>
    </w:p>
    <w:p w14:paraId="2690FEA8" w14:textId="77777777" w:rsidR="00C7005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 xml:space="preserve">Acerca da compensação financeira entre regimes de previdência, </w:t>
      </w:r>
      <w:r w:rsidR="004102D9">
        <w:t>o Estado não registrou qualquer arrecadação de sua receita desde o exercício de 2016. Este fato deve-se a dois motivos</w:t>
      </w:r>
      <w:r>
        <w:t xml:space="preserve">: </w:t>
      </w:r>
      <w:r w:rsidR="004102D9">
        <w:t xml:space="preserve">em 2016 o governo de Minas estava </w:t>
      </w:r>
      <w:r>
        <w:t>sem CND, o que impossibilitava o envio do recurso pelo Governo Federal</w:t>
      </w:r>
      <w:r w:rsidR="004102D9">
        <w:t>.</w:t>
      </w:r>
      <w:r w:rsidR="00004906">
        <w:t xml:space="preserve"> Além disso, </w:t>
      </w:r>
      <w:r w:rsidR="004102D9">
        <w:t xml:space="preserve">o Estado não tem cumprido </w:t>
      </w:r>
      <w:r>
        <w:t xml:space="preserve">o índice mínimo </w:t>
      </w:r>
      <w:r w:rsidR="004102D9">
        <w:t xml:space="preserve">(de 5%) </w:t>
      </w:r>
      <w:r>
        <w:t>de proporcionalidade</w:t>
      </w:r>
      <w:r w:rsidR="004102D9">
        <w:t xml:space="preserve"> definido para as </w:t>
      </w:r>
      <w:r>
        <w:t xml:space="preserve">decisões dos </w:t>
      </w:r>
      <w:r>
        <w:lastRenderedPageBreak/>
        <w:t xml:space="preserve">requerimentos de compensação pelo INSS e RPPS como regimes de origem. </w:t>
      </w:r>
      <w:r w:rsidR="004102D9">
        <w:t xml:space="preserve">Nestes, termos, </w:t>
      </w:r>
      <w:r>
        <w:t xml:space="preserve">quando </w:t>
      </w:r>
      <w:r w:rsidR="004102D9">
        <w:t>há</w:t>
      </w:r>
      <w:r>
        <w:t xml:space="preserve"> diferença </w:t>
      </w:r>
      <w:r w:rsidR="004102D9">
        <w:t xml:space="preserve">superior a 5% </w:t>
      </w:r>
      <w:r>
        <w:t xml:space="preserve">entre os percentuais de decisão do RGPS (INSS) e RPPS (Minas Gerais), </w:t>
      </w:r>
      <w:r w:rsidR="004102D9">
        <w:t xml:space="preserve">o INSS bloqueia os valores devidos </w:t>
      </w:r>
      <w:r>
        <w:t xml:space="preserve">ao Governo de Minas Gerais. </w:t>
      </w:r>
    </w:p>
    <w:p w14:paraId="23864647" w14:textId="77777777" w:rsidR="00C7005A" w:rsidRPr="002114F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 w:rsidRPr="002114FA">
        <w:t xml:space="preserve">Atualmente </w:t>
      </w:r>
      <w:r w:rsidR="004102D9">
        <w:t>estão registrados n</w:t>
      </w:r>
      <w:r w:rsidRPr="002114FA">
        <w:t xml:space="preserve">o SISAD aproximadamente 30 mil servidores em </w:t>
      </w:r>
      <w:r w:rsidR="00E06E91">
        <w:t>“</w:t>
      </w:r>
      <w:r w:rsidRPr="002114FA">
        <w:t>afastamento preliminar</w:t>
      </w:r>
      <w:r w:rsidR="00E06E91">
        <w:t>”</w:t>
      </w:r>
      <w:r w:rsidRPr="002114FA">
        <w:t>. No entanto</w:t>
      </w:r>
      <w:r w:rsidR="003038E4" w:rsidRPr="002114FA">
        <w:t>, segundo informado pelo Marcelo</w:t>
      </w:r>
      <w:r w:rsidR="00E06E91">
        <w:t xml:space="preserve"> Soares (IPSEMG)</w:t>
      </w:r>
      <w:r w:rsidR="003038E4" w:rsidRPr="002114FA">
        <w:t>,</w:t>
      </w:r>
      <w:r w:rsidRPr="002114FA">
        <w:t xml:space="preserve"> a maioria desses servidores já </w:t>
      </w:r>
      <w:r w:rsidR="00E06E91">
        <w:t>foi para a inatividade</w:t>
      </w:r>
      <w:r w:rsidRPr="002114FA">
        <w:t xml:space="preserve">, </w:t>
      </w:r>
      <w:r w:rsidR="003038E4" w:rsidRPr="002114FA">
        <w:t xml:space="preserve">de modo que </w:t>
      </w:r>
      <w:r w:rsidR="002114FA" w:rsidRPr="002114FA">
        <w:t>sua</w:t>
      </w:r>
      <w:r w:rsidR="003038E4" w:rsidRPr="002114FA">
        <w:t xml:space="preserve"> situação funcional</w:t>
      </w:r>
      <w:r w:rsidR="002114FA" w:rsidRPr="002114FA">
        <w:t>,</w:t>
      </w:r>
      <w:r w:rsidR="003038E4" w:rsidRPr="002114FA">
        <w:t xml:space="preserve"> registrada incorretamente</w:t>
      </w:r>
      <w:r w:rsidR="002114FA" w:rsidRPr="002114FA">
        <w:t>,</w:t>
      </w:r>
      <w:r w:rsidR="003038E4" w:rsidRPr="002114FA">
        <w:t xml:space="preserve"> impacta tanto </w:t>
      </w:r>
      <w:r w:rsidR="00E06E91">
        <w:t>nos balanços da p</w:t>
      </w:r>
      <w:r w:rsidR="003038E4" w:rsidRPr="002114FA">
        <w:t xml:space="preserve">revidência quanto </w:t>
      </w:r>
      <w:r w:rsidR="00E06E91">
        <w:t>na apuração do</w:t>
      </w:r>
      <w:r w:rsidR="003038E4" w:rsidRPr="002114FA">
        <w:t xml:space="preserve"> índice de pessoal na LRF.</w:t>
      </w:r>
    </w:p>
    <w:p w14:paraId="7142E410" w14:textId="77777777" w:rsidR="0050097F" w:rsidRDefault="0050097F" w:rsidP="00EA25EC">
      <w:pPr>
        <w:spacing w:line="360" w:lineRule="auto"/>
        <w:jc w:val="both"/>
        <w:rPr>
          <w:color w:val="1F497D"/>
        </w:rPr>
      </w:pPr>
    </w:p>
    <w:p w14:paraId="2E342496" w14:textId="77777777" w:rsidR="0050097F" w:rsidRPr="00857B13" w:rsidRDefault="00857B13" w:rsidP="00EA25EC">
      <w:pPr>
        <w:spacing w:line="360" w:lineRule="auto"/>
        <w:jc w:val="both"/>
        <w:rPr>
          <w:b/>
        </w:rPr>
      </w:pPr>
      <w:r w:rsidRPr="00857B13">
        <w:rPr>
          <w:b/>
        </w:rPr>
        <w:t>Sobre as pensões especiais:</w:t>
      </w:r>
    </w:p>
    <w:p w14:paraId="216C6230" w14:textId="77777777" w:rsidR="00710885" w:rsidRDefault="003038E4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5901</w:t>
      </w:r>
      <w:r w:rsidR="00110436">
        <w:t>:</w:t>
      </w:r>
      <w:r>
        <w:t xml:space="preserve"> </w:t>
      </w:r>
      <w:r w:rsidRPr="003038E4">
        <w:t>P</w:t>
      </w:r>
      <w:r w:rsidR="00110436">
        <w:t xml:space="preserve">ensão Acidentária </w:t>
      </w:r>
      <w:r w:rsidRPr="003038E4">
        <w:t>– L</w:t>
      </w:r>
      <w:r w:rsidR="00110436">
        <w:t>ei n</w:t>
      </w:r>
      <w:r w:rsidRPr="003038E4">
        <w:t xml:space="preserve">º 9.683/88 </w:t>
      </w:r>
      <w:r w:rsidR="00110436">
        <w:t>e Lei Delegada n</w:t>
      </w:r>
      <w:r w:rsidRPr="003038E4">
        <w:t>º 037/89</w:t>
      </w:r>
      <w:r w:rsidR="00710885">
        <w:t>:</w:t>
      </w:r>
    </w:p>
    <w:p w14:paraId="55FFA128" w14:textId="77777777" w:rsidR="00710885" w:rsidRDefault="00710885" w:rsidP="00EA25EC">
      <w:pPr>
        <w:pStyle w:val="PargrafodaLista"/>
        <w:numPr>
          <w:ilvl w:val="1"/>
          <w:numId w:val="5"/>
        </w:numPr>
        <w:spacing w:line="360" w:lineRule="auto"/>
        <w:jc w:val="both"/>
      </w:pPr>
      <w:r>
        <w:t>Trata-se de d</w:t>
      </w:r>
      <w:r w:rsidRPr="00710885">
        <w:t>espesas com pensões concedidas à viúva e dependentes de servidor e militar falecido em consequência de acidente no desempenho de suas funções</w:t>
      </w:r>
      <w:r>
        <w:t xml:space="preserve">. Por referir-se </w:t>
      </w:r>
      <w:r w:rsidRPr="002114FA">
        <w:rPr>
          <w:u w:val="single"/>
        </w:rPr>
        <w:t>a um benefício cumulativo</w:t>
      </w:r>
      <w:r>
        <w:t xml:space="preserve"> e de </w:t>
      </w:r>
      <w:r w:rsidRPr="002114FA">
        <w:rPr>
          <w:u w:val="single"/>
        </w:rPr>
        <w:t>caráter indenizatório</w:t>
      </w:r>
      <w:r>
        <w:t xml:space="preserve">, não deve ser computado como previdenciário. Sugere-se, ainda, sua </w:t>
      </w:r>
      <w:r w:rsidR="00033E08">
        <w:t>re</w:t>
      </w:r>
      <w:r>
        <w:t xml:space="preserve">classificação no elemento </w:t>
      </w:r>
      <w:r w:rsidR="00243416">
        <w:t xml:space="preserve">de despesa </w:t>
      </w:r>
      <w:r>
        <w:t>93 – Indenizações e Restituições</w:t>
      </w:r>
      <w:ins w:id="30" w:author="Carlos Henrique de Oliveira Brochado (SEPLAG)" w:date="2017-11-09T16:14:00Z">
        <w:r w:rsidR="00A43B3F">
          <w:t>, sob o título</w:t>
        </w:r>
      </w:ins>
      <w:ins w:id="31" w:author="Carlos Henrique de Oliveira Brochado (SEPLAG)" w:date="2017-11-09T16:15:00Z">
        <w:r w:rsidR="00A43B3F">
          <w:t>/descrição</w:t>
        </w:r>
      </w:ins>
      <w:ins w:id="32" w:author="Carlos Henrique de Oliveira Brochado (SEPLAG)" w:date="2017-11-09T16:14:00Z">
        <w:r w:rsidR="00A43B3F">
          <w:t>: “</w:t>
        </w:r>
        <w:r w:rsidR="00A43B3F">
          <w:rPr>
            <w:i/>
          </w:rPr>
          <w:t>Pensão Acidentária – Despesas com pensões concedidas à vi</w:t>
        </w:r>
      </w:ins>
      <w:ins w:id="33" w:author="Carlos Henrique de Oliveira Brochado (SEPLAG)" w:date="2017-11-09T16:15:00Z">
        <w:r w:rsidR="00A43B3F">
          <w:rPr>
            <w:i/>
          </w:rPr>
          <w:t>úva e dependentes de servidor e militar falecido em consequência de acidente no desempenho de suas funções”</w:t>
        </w:r>
      </w:ins>
      <w:r>
        <w:t>.</w:t>
      </w:r>
    </w:p>
    <w:p w14:paraId="4AD64D94" w14:textId="77777777" w:rsidR="00243416" w:rsidRDefault="00243416" w:rsidP="00EA25EC">
      <w:pPr>
        <w:pStyle w:val="PargrafodaLista"/>
        <w:spacing w:line="360" w:lineRule="auto"/>
        <w:ind w:left="1440"/>
        <w:jc w:val="both"/>
      </w:pPr>
    </w:p>
    <w:p w14:paraId="1A6AFCA3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5902</w:t>
      </w:r>
      <w:r w:rsidR="00110436">
        <w:t xml:space="preserve">: </w:t>
      </w:r>
      <w:r w:rsidRPr="00710885">
        <w:t>P</w:t>
      </w:r>
      <w:r w:rsidR="00110436">
        <w:t xml:space="preserve">ensão Especial – </w:t>
      </w:r>
      <w:r w:rsidRPr="00710885">
        <w:t>L</w:t>
      </w:r>
      <w:r w:rsidR="00110436">
        <w:t>ei n</w:t>
      </w:r>
      <w:r w:rsidRPr="00710885">
        <w:t>º 552/49</w:t>
      </w:r>
      <w:r>
        <w:t>:</w:t>
      </w:r>
      <w:r w:rsidR="00033E08">
        <w:t xml:space="preserve"> </w:t>
      </w:r>
    </w:p>
    <w:p w14:paraId="156AB2D6" w14:textId="77777777" w:rsidR="00033E08" w:rsidRDefault="00110436" w:rsidP="00EA25EC">
      <w:pPr>
        <w:pStyle w:val="PargrafodaLista"/>
        <w:numPr>
          <w:ilvl w:val="1"/>
          <w:numId w:val="5"/>
        </w:numPr>
        <w:spacing w:line="360" w:lineRule="auto"/>
        <w:jc w:val="both"/>
      </w:pPr>
      <w:r w:rsidRPr="00110436">
        <w:t xml:space="preserve">Destina-se a garantir pensão ao dependente </w:t>
      </w:r>
      <w:r>
        <w:t>de</w:t>
      </w:r>
      <w:r w:rsidRPr="00110436">
        <w:t xml:space="preserve"> servidor falecido que não tenha sido inscrito como contribuinte obrigatório do IPSEMG</w:t>
      </w:r>
      <w:r>
        <w:t xml:space="preserve">. Trata-se de um benefício anterior à </w:t>
      </w:r>
      <w:r w:rsidR="00E06E91">
        <w:t>Emenda Constitucional 20/1998</w:t>
      </w:r>
      <w:r>
        <w:t>, época na qual a</w:t>
      </w:r>
      <w:r w:rsidR="00E06E91">
        <w:t xml:space="preserve"> filiação e</w:t>
      </w:r>
      <w:r>
        <w:t xml:space="preserve"> contribuições previdências não eram obrigatórias. Ademais, todos os outros requisitos necessários à sua concessão condizem com os atualmente vigentes segundo o conceito previdenciário, de modo que sua execução deve ser computada como benefício previdenciário</w:t>
      </w:r>
      <w:r w:rsidR="00033E08">
        <w:t>.</w:t>
      </w:r>
    </w:p>
    <w:p w14:paraId="395B895E" w14:textId="77777777" w:rsidR="00243416" w:rsidRDefault="00243416" w:rsidP="00EA25EC">
      <w:pPr>
        <w:pStyle w:val="PargrafodaLista"/>
        <w:spacing w:line="360" w:lineRule="auto"/>
        <w:ind w:left="1440"/>
        <w:jc w:val="both"/>
      </w:pPr>
    </w:p>
    <w:p w14:paraId="07B1BBE2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5903</w:t>
      </w:r>
      <w:r w:rsidR="00110436">
        <w:t>:</w:t>
      </w:r>
      <w:r>
        <w:t xml:space="preserve"> </w:t>
      </w:r>
      <w:r w:rsidR="00110436">
        <w:t>Pensão Específica dos Institutos de Previdência</w:t>
      </w:r>
      <w:r>
        <w:t xml:space="preserve">: </w:t>
      </w:r>
    </w:p>
    <w:p w14:paraId="488193AF" w14:textId="77777777" w:rsidR="00710885" w:rsidRDefault="00710885" w:rsidP="00EA25EC">
      <w:pPr>
        <w:pStyle w:val="PargrafodaLista"/>
        <w:numPr>
          <w:ilvl w:val="1"/>
          <w:numId w:val="5"/>
        </w:numPr>
        <w:spacing w:line="360" w:lineRule="auto"/>
        <w:jc w:val="both"/>
      </w:pPr>
      <w:r>
        <w:t>A legislação anterior definia um teto para pagamento de aposentadori</w:t>
      </w:r>
      <w:r w:rsidR="00AC6D31">
        <w:t>as e pensões pelo FUNFIP/IPSEMG</w:t>
      </w:r>
      <w:r>
        <w:t xml:space="preserve">. </w:t>
      </w:r>
      <w:r w:rsidR="00033E08">
        <w:t>Assim</w:t>
      </w:r>
      <w:r>
        <w:t xml:space="preserve">, </w:t>
      </w:r>
      <w:r w:rsidR="000726CB">
        <w:t xml:space="preserve">é paga </w:t>
      </w:r>
      <w:r w:rsidR="00046EDF">
        <w:t xml:space="preserve">pelos Outros Poderes, </w:t>
      </w:r>
      <w:r w:rsidR="000726CB">
        <w:t>neste item</w:t>
      </w:r>
      <w:r w:rsidR="00046EDF">
        <w:t>,</w:t>
      </w:r>
      <w:r w:rsidR="000726CB">
        <w:t xml:space="preserve"> </w:t>
      </w:r>
      <w:r w:rsidR="00033E08">
        <w:t>a parcela d</w:t>
      </w:r>
      <w:r>
        <w:t xml:space="preserve">as aposentadorias e pensões </w:t>
      </w:r>
      <w:r w:rsidR="000726CB">
        <w:t xml:space="preserve">que </w:t>
      </w:r>
      <w:r>
        <w:t>excede</w:t>
      </w:r>
      <w:r w:rsidR="000726CB">
        <w:t xml:space="preserve"> </w:t>
      </w:r>
      <w:r>
        <w:t>este limite</w:t>
      </w:r>
      <w:r w:rsidR="000726CB">
        <w:t>. Tais valores são financiados pelo próprio Poder</w:t>
      </w:r>
      <w:r>
        <w:t>, com recurso do Tesouro</w:t>
      </w:r>
      <w:r w:rsidR="000726CB">
        <w:t xml:space="preserve"> Estadual</w:t>
      </w:r>
      <w:r>
        <w:t>.</w:t>
      </w:r>
      <w:r w:rsidR="002114FA">
        <w:t xml:space="preserve"> </w:t>
      </w:r>
      <w:r w:rsidR="000726CB">
        <w:lastRenderedPageBreak/>
        <w:t>Assim, p</w:t>
      </w:r>
      <w:r w:rsidR="002114FA">
        <w:t>or referir-se apenas a uma complementação do benefício a</w:t>
      </w:r>
      <w:r w:rsidR="000726CB">
        <w:t xml:space="preserve"> que o servidor</w:t>
      </w:r>
      <w:r w:rsidR="002114FA">
        <w:t xml:space="preserve"> faz jus via RPPS, deve ser considerad</w:t>
      </w:r>
      <w:r w:rsidR="00243416">
        <w:t>a</w:t>
      </w:r>
      <w:r w:rsidR="002114FA">
        <w:t xml:space="preserve"> como previdenciári</w:t>
      </w:r>
      <w:r w:rsidR="00243416">
        <w:t>a</w:t>
      </w:r>
      <w:r w:rsidR="002114FA">
        <w:t>.</w:t>
      </w:r>
    </w:p>
    <w:p w14:paraId="2E0B7E76" w14:textId="77777777" w:rsidR="00243416" w:rsidRDefault="00243416" w:rsidP="00EA25EC">
      <w:pPr>
        <w:pStyle w:val="PargrafodaLista"/>
        <w:spacing w:line="360" w:lineRule="auto"/>
        <w:ind w:left="1440"/>
        <w:jc w:val="both"/>
      </w:pPr>
    </w:p>
    <w:p w14:paraId="09FF3F33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5904</w:t>
      </w:r>
      <w:r w:rsidR="00110436">
        <w:t>:</w:t>
      </w:r>
      <w:r>
        <w:t xml:space="preserve"> </w:t>
      </w:r>
      <w:r w:rsidR="00110436" w:rsidRPr="00710885">
        <w:t>P</w:t>
      </w:r>
      <w:r w:rsidR="00110436">
        <w:t xml:space="preserve">ensão Decorrente de Sentença Judicial </w:t>
      </w:r>
      <w:r w:rsidRPr="00710885">
        <w:t xml:space="preserve">- </w:t>
      </w:r>
      <w:r w:rsidR="00110436">
        <w:t>Servidor</w:t>
      </w:r>
      <w:r>
        <w:t>:</w:t>
      </w:r>
    </w:p>
    <w:p w14:paraId="20284233" w14:textId="77777777" w:rsidR="00110436" w:rsidDel="00A43B3F" w:rsidRDefault="00110436" w:rsidP="00A43B3F">
      <w:pPr>
        <w:pStyle w:val="PargrafodaLista"/>
        <w:spacing w:line="360" w:lineRule="auto"/>
        <w:ind w:left="1440"/>
        <w:jc w:val="both"/>
        <w:rPr>
          <w:del w:id="34" w:author="Carlos Henrique de Oliveira Brochado (SEPLAG)" w:date="2017-11-09T16:19:00Z"/>
        </w:rPr>
      </w:pPr>
      <w:r w:rsidRPr="00110436">
        <w:t>Despesa com pensões de caráter indenizatório, compensador ou reparador, concedidas a servidor por força de decisão judicial</w:t>
      </w:r>
      <w:r>
        <w:t xml:space="preserve">. Apenas pela classificação não podemos aferir se a totalidade das despesas pagas neste item é de natureza previdenciária. </w:t>
      </w:r>
      <w:r w:rsidRPr="00046EDF">
        <w:t xml:space="preserve">No entanto, sugere-se seu cômputo integral como previdência para não incorrer no risco de </w:t>
      </w:r>
      <w:r w:rsidR="00F61B06" w:rsidRPr="00046EDF">
        <w:t>subestimar</w:t>
      </w:r>
      <w:r w:rsidR="00243416" w:rsidRPr="00046EDF">
        <w:t xml:space="preserve"> o tamanho da previdência Estadual.</w:t>
      </w:r>
      <w:ins w:id="35" w:author="Carlos Henrique de Oliveira Brochado (SEPLAG)" w:date="2017-11-09T16:17:00Z">
        <w:r w:rsidR="00A43B3F">
          <w:t xml:space="preserve"> Sinaliza-se a necessidade de </w:t>
        </w:r>
      </w:ins>
      <w:ins w:id="36" w:author="Carlos Henrique de Oliveira Brochado (SEPLAG)" w:date="2017-11-09T16:18:00Z">
        <w:r w:rsidR="00A43B3F">
          <w:t>estudar</w:t>
        </w:r>
      </w:ins>
      <w:ins w:id="37" w:author="Carlos Henrique de Oliveira Brochado (SEPLAG)" w:date="2017-11-09T16:17:00Z">
        <w:r w:rsidR="00A43B3F">
          <w:t xml:space="preserve"> uma classificação/procedimento </w:t>
        </w:r>
      </w:ins>
      <w:ins w:id="38" w:author="Carlos Henrique de Oliveira Brochado (SEPLAG)" w:date="2017-11-09T16:19:00Z">
        <w:r w:rsidR="00A43B3F">
          <w:t xml:space="preserve">mais adequado para uma melhor identificação das referidas despesas – aquelas de caráter previdenciários e aquelas que não </w:t>
        </w:r>
      </w:ins>
      <w:proofErr w:type="gramStart"/>
      <w:ins w:id="39" w:author="Carlos Henrique de Oliveira Brochado (SEPLAG)" w:date="2017-11-09T16:20:00Z">
        <w:r w:rsidR="00A43B3F">
          <w:t>têm</w:t>
        </w:r>
      </w:ins>
      <w:ins w:id="40" w:author="Carlos Henrique de Oliveira Brochado (SEPLAG)" w:date="2017-11-09T16:19:00Z">
        <w:r w:rsidR="00A43B3F">
          <w:t>.</w:t>
        </w:r>
      </w:ins>
      <w:proofErr w:type="gramEnd"/>
    </w:p>
    <w:p w14:paraId="43805A9F" w14:textId="77777777" w:rsidR="00A43B3F" w:rsidRPr="00046EDF" w:rsidRDefault="00A43B3F" w:rsidP="00A43B3F">
      <w:pPr>
        <w:pStyle w:val="PargrafodaLista"/>
        <w:numPr>
          <w:ilvl w:val="1"/>
          <w:numId w:val="5"/>
        </w:numPr>
        <w:spacing w:line="360" w:lineRule="auto"/>
        <w:jc w:val="both"/>
        <w:rPr>
          <w:ins w:id="41" w:author="Carlos Henrique de Oliveira Brochado (SEPLAG)" w:date="2017-11-09T16:20:00Z"/>
        </w:rPr>
      </w:pPr>
    </w:p>
    <w:p w14:paraId="2E21532A" w14:textId="77777777" w:rsidR="00243416" w:rsidRDefault="00243416" w:rsidP="00A43B3F">
      <w:pPr>
        <w:pStyle w:val="PargrafodaLista"/>
        <w:spacing w:line="360" w:lineRule="auto"/>
        <w:ind w:left="1440"/>
        <w:jc w:val="both"/>
      </w:pPr>
    </w:p>
    <w:p w14:paraId="4F803E16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5905</w:t>
      </w:r>
      <w:r w:rsidR="00110436">
        <w:t>:</w:t>
      </w:r>
      <w:r>
        <w:t xml:space="preserve"> </w:t>
      </w:r>
      <w:r w:rsidRPr="00710885">
        <w:t>P</w:t>
      </w:r>
      <w:r w:rsidR="00110436">
        <w:t>ensão Decorrente de Sentença Judicial - Terceiros</w:t>
      </w:r>
      <w:r>
        <w:t>:</w:t>
      </w:r>
    </w:p>
    <w:p w14:paraId="05DAA4F1" w14:textId="77777777" w:rsidR="00110436" w:rsidRDefault="00110436" w:rsidP="00EA25EC">
      <w:pPr>
        <w:pStyle w:val="PargrafodaLista"/>
        <w:numPr>
          <w:ilvl w:val="1"/>
          <w:numId w:val="5"/>
        </w:numPr>
        <w:spacing w:line="360" w:lineRule="auto"/>
        <w:jc w:val="both"/>
      </w:pPr>
      <w:r>
        <w:t xml:space="preserve">Por ser um benefício pago a terceiros, ou seja, </w:t>
      </w:r>
      <w:r w:rsidRPr="00243416">
        <w:rPr>
          <w:u w:val="single"/>
        </w:rPr>
        <w:t>não decorrente de relação de trabalho</w:t>
      </w:r>
      <w:ins w:id="42" w:author="Carlos Henrique de Oliveira Brochado (SEPLAG)" w:date="2017-11-09T16:20:00Z">
        <w:r w:rsidR="00A43B3F">
          <w:rPr>
            <w:u w:val="single"/>
          </w:rPr>
          <w:t xml:space="preserve">/vínculo </w:t>
        </w:r>
        <w:proofErr w:type="spellStart"/>
        <w:r w:rsidR="00A43B3F">
          <w:rPr>
            <w:u w:val="single"/>
          </w:rPr>
          <w:t>estatur</w:t>
        </w:r>
      </w:ins>
      <w:ins w:id="43" w:author="Carlos Henrique de Oliveira Brochado (SEPLAG)" w:date="2017-11-09T16:21:00Z">
        <w:r w:rsidR="00A43B3F">
          <w:rPr>
            <w:u w:val="single"/>
          </w:rPr>
          <w:t>ário</w:t>
        </w:r>
      </w:ins>
      <w:proofErr w:type="spellEnd"/>
      <w:r>
        <w:t xml:space="preserve"> do beneficiado com o Estado, não deve ser computad</w:t>
      </w:r>
      <w:ins w:id="44" w:author="Carlos Henrique de Oliveira Brochado (SEPLAG)" w:date="2017-11-09T16:21:00Z">
        <w:r w:rsidR="00A43B3F">
          <w:t>o</w:t>
        </w:r>
      </w:ins>
      <w:del w:id="45" w:author="Carlos Henrique de Oliveira Brochado (SEPLAG)" w:date="2017-11-09T16:21:00Z">
        <w:r w:rsidDel="00A43B3F">
          <w:delText>a</w:delText>
        </w:r>
      </w:del>
      <w:r>
        <w:t xml:space="preserve"> como previdência.</w:t>
      </w:r>
    </w:p>
    <w:p w14:paraId="2FF667F3" w14:textId="77777777" w:rsidR="00243416" w:rsidRDefault="00243416" w:rsidP="00EA25EC">
      <w:pPr>
        <w:pStyle w:val="PargrafodaLista"/>
        <w:spacing w:line="360" w:lineRule="auto"/>
        <w:ind w:left="1440"/>
        <w:jc w:val="both"/>
      </w:pPr>
    </w:p>
    <w:p w14:paraId="1AFEAA2C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5906</w:t>
      </w:r>
      <w:r w:rsidR="00110436">
        <w:t>:</w:t>
      </w:r>
      <w:r>
        <w:t xml:space="preserve"> </w:t>
      </w:r>
      <w:r w:rsidRPr="00710885">
        <w:t>S</w:t>
      </w:r>
      <w:r w:rsidR="00110436">
        <w:t>ubsídio Pensão Especial da Educação</w:t>
      </w:r>
      <w:r>
        <w:t>:</w:t>
      </w:r>
    </w:p>
    <w:p w14:paraId="36D32C1B" w14:textId="77777777" w:rsidR="00243416" w:rsidRDefault="00046EDF" w:rsidP="00046EDF">
      <w:pPr>
        <w:pStyle w:val="PargrafodaLista"/>
        <w:numPr>
          <w:ilvl w:val="1"/>
          <w:numId w:val="5"/>
        </w:numPr>
        <w:spacing w:line="360" w:lineRule="auto"/>
        <w:jc w:val="both"/>
      </w:pPr>
      <w:r>
        <w:t>D</w:t>
      </w:r>
      <w:r w:rsidRPr="00046EDF">
        <w:t>estina-se à classificação de pensões concedidas, por meio de legislação, a pessoa(s) específica(s) vinculada(s) à área da Educação</w:t>
      </w:r>
      <w:r>
        <w:t xml:space="preserve">, não existindo </w:t>
      </w:r>
      <w:r w:rsidRPr="00046EDF">
        <w:t>uma lei geral responsável por estabelecer critérios gerais de concessão d</w:t>
      </w:r>
      <w:r>
        <w:t xml:space="preserve">este benefício. Também chamada de “personalíssima”, apresenta </w:t>
      </w:r>
      <w:r w:rsidRPr="00046EDF">
        <w:rPr>
          <w:u w:val="single"/>
        </w:rPr>
        <w:t>caráter de individualização dos benefícios</w:t>
      </w:r>
      <w:r w:rsidRPr="00046EDF">
        <w:t>, afasta</w:t>
      </w:r>
      <w:r>
        <w:t>ndo</w:t>
      </w:r>
      <w:r w:rsidRPr="00046EDF">
        <w:t xml:space="preserve"> compatibilidade com natureza de benefício previdenciário.</w:t>
      </w:r>
    </w:p>
    <w:p w14:paraId="5E4FE4A5" w14:textId="77777777" w:rsidR="00046EDF" w:rsidRDefault="00046EDF" w:rsidP="00046EDF">
      <w:pPr>
        <w:pStyle w:val="PargrafodaLista"/>
        <w:spacing w:line="360" w:lineRule="auto"/>
        <w:ind w:left="1440"/>
        <w:jc w:val="both"/>
      </w:pPr>
    </w:p>
    <w:p w14:paraId="3A0369CE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5907</w:t>
      </w:r>
      <w:r w:rsidR="00110436">
        <w:t>:</w:t>
      </w:r>
      <w:r>
        <w:t xml:space="preserve"> </w:t>
      </w:r>
      <w:r w:rsidRPr="00710885">
        <w:t>P</w:t>
      </w:r>
      <w:r w:rsidR="00110436">
        <w:t xml:space="preserve">ensão Especial para Agentes Políticos, Servidores Públicos e </w:t>
      </w:r>
      <w:r w:rsidRPr="00710885">
        <w:t>E</w:t>
      </w:r>
      <w:r w:rsidR="00110436">
        <w:t>statais</w:t>
      </w:r>
      <w:r>
        <w:t>:</w:t>
      </w:r>
    </w:p>
    <w:p w14:paraId="2FFED1D6" w14:textId="77777777" w:rsidR="00243416" w:rsidRDefault="00046EDF" w:rsidP="00046EDF">
      <w:pPr>
        <w:pStyle w:val="PargrafodaLista"/>
        <w:numPr>
          <w:ilvl w:val="1"/>
          <w:numId w:val="5"/>
        </w:numPr>
        <w:spacing w:line="360" w:lineRule="auto"/>
        <w:jc w:val="both"/>
      </w:pPr>
      <w:r>
        <w:t>D</w:t>
      </w:r>
      <w:r w:rsidRPr="00046EDF">
        <w:t>estina-se à classificação de pensões concedidas, por meio de legislação específica, aos demais agentes públicos (exclusive agentes públicos da Educação), e aos agentes políticos</w:t>
      </w:r>
      <w:r>
        <w:t xml:space="preserve">. Assim como aqueles benefícios pagos no elemento 5906, </w:t>
      </w:r>
      <w:r w:rsidRPr="00046EDF">
        <w:rPr>
          <w:u w:val="single"/>
        </w:rPr>
        <w:t>são específicas e nominais a determinados servidores</w:t>
      </w:r>
      <w:r>
        <w:t xml:space="preserve">, não se enquadrando, portanto, no conceito de benefício previdenciário. </w:t>
      </w:r>
    </w:p>
    <w:p w14:paraId="5DC4DBF4" w14:textId="77777777" w:rsidR="00046EDF" w:rsidRDefault="00046EDF" w:rsidP="00046EDF">
      <w:pPr>
        <w:pStyle w:val="PargrafodaLista"/>
        <w:spacing w:line="360" w:lineRule="auto"/>
        <w:ind w:left="1440"/>
        <w:jc w:val="both"/>
      </w:pPr>
    </w:p>
    <w:p w14:paraId="6436F7FB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5908</w:t>
      </w:r>
      <w:r w:rsidR="00110436">
        <w:t>:</w:t>
      </w:r>
      <w:r>
        <w:t xml:space="preserve"> </w:t>
      </w:r>
      <w:r w:rsidRPr="00710885">
        <w:t>P</w:t>
      </w:r>
      <w:r w:rsidR="00110436">
        <w:t>ensões Decorrentes da Lei n</w:t>
      </w:r>
      <w:r w:rsidRPr="00710885">
        <w:t>º 21.527/2014</w:t>
      </w:r>
      <w:r>
        <w:t>:</w:t>
      </w:r>
    </w:p>
    <w:p w14:paraId="2BD437F2" w14:textId="77777777" w:rsidR="00243416" w:rsidRDefault="00CD1DB9" w:rsidP="00A43B3F">
      <w:pPr>
        <w:pStyle w:val="PargrafodaLista"/>
        <w:numPr>
          <w:ilvl w:val="1"/>
          <w:numId w:val="5"/>
        </w:numPr>
        <w:spacing w:line="360" w:lineRule="auto"/>
        <w:jc w:val="both"/>
      </w:pPr>
      <w:r w:rsidRPr="00CD1DB9">
        <w:t>Despesas com pensões concedidas aos assistidos e pensionistas do liquidado Plano de Previdênci</w:t>
      </w:r>
      <w:r>
        <w:t>a Complementar Minas Caixa RP-2</w:t>
      </w:r>
      <w:r w:rsidRPr="00CD1DB9">
        <w:t>.</w:t>
      </w:r>
      <w:r>
        <w:t xml:space="preserve"> Trata-se essencialmente de uma </w:t>
      </w:r>
      <w:r w:rsidRPr="00A43B3F">
        <w:rPr>
          <w:u w:val="single"/>
        </w:rPr>
        <w:t>dívida do Estado</w:t>
      </w:r>
      <w:r>
        <w:t>, que assumiu o pagamento destas pensões ao incorporar o patrimônio deste Fundo de Previdência Completar</w:t>
      </w:r>
      <w:del w:id="46" w:author="Carlos Henrique de Oliveira Brochado (SEPLAG)" w:date="2017-11-09T16:22:00Z">
        <w:r w:rsidDel="00A43B3F">
          <w:delText>.</w:delText>
        </w:r>
      </w:del>
      <w:ins w:id="47" w:author="Carlos Henrique de Oliveira Brochado (SEPLAG)" w:date="2017-11-09T16:22:00Z">
        <w:r w:rsidR="00A43B3F">
          <w:t xml:space="preserve"> e que, portanto,</w:t>
        </w:r>
      </w:ins>
      <w:r>
        <w:t xml:space="preserve"> </w:t>
      </w:r>
      <w:ins w:id="48" w:author="Carlos Henrique de Oliveira Brochado (SEPLAG)" w:date="2017-11-09T16:22:00Z">
        <w:r w:rsidR="00A43B3F">
          <w:t>não deve ser computado como previdência.</w:t>
        </w:r>
      </w:ins>
    </w:p>
    <w:p w14:paraId="0772F7A3" w14:textId="77777777" w:rsidR="0050097F" w:rsidRDefault="0050097F">
      <w:pPr>
        <w:spacing w:after="200" w:line="276" w:lineRule="auto"/>
        <w:rPr>
          <w:color w:val="1F497D"/>
        </w:rPr>
      </w:pPr>
      <w:r>
        <w:rPr>
          <w:color w:val="1F497D"/>
        </w:rPr>
        <w:br w:type="page"/>
      </w:r>
    </w:p>
    <w:p w14:paraId="6092EEF2" w14:textId="77777777" w:rsidR="00CD1DB9" w:rsidRPr="00CD1DB9" w:rsidRDefault="00CD1DB9" w:rsidP="00CD1DB9">
      <w:pPr>
        <w:jc w:val="center"/>
        <w:rPr>
          <w:b/>
          <w:sz w:val="24"/>
          <w:u w:val="single"/>
        </w:rPr>
      </w:pPr>
      <w:r w:rsidRPr="00CD1DB9">
        <w:rPr>
          <w:b/>
          <w:sz w:val="24"/>
          <w:u w:val="single"/>
        </w:rPr>
        <w:lastRenderedPageBreak/>
        <w:t>MEMÓRIA PREVIDÊNCIA ESTADUAL</w:t>
      </w:r>
    </w:p>
    <w:p w14:paraId="7FE5A5BB" w14:textId="77777777" w:rsidR="00CD1DB9" w:rsidRDefault="00CD1DB9" w:rsidP="0050097F">
      <w:pPr>
        <w:jc w:val="both"/>
        <w:rPr>
          <w:b/>
          <w:sz w:val="24"/>
        </w:rPr>
      </w:pPr>
    </w:p>
    <w:p w14:paraId="281405C0" w14:textId="77777777" w:rsidR="00C7005A" w:rsidRDefault="0050097F" w:rsidP="00854DA6">
      <w:pPr>
        <w:spacing w:line="360" w:lineRule="auto"/>
        <w:jc w:val="both"/>
        <w:rPr>
          <w:b/>
          <w:sz w:val="24"/>
        </w:rPr>
      </w:pPr>
      <w:r w:rsidRPr="0050097F">
        <w:rPr>
          <w:b/>
          <w:sz w:val="24"/>
        </w:rPr>
        <w:t>DESPESA PREVIDENCIÁRIA</w:t>
      </w:r>
      <w:r w:rsidR="00C7005A" w:rsidRPr="0050097F">
        <w:rPr>
          <w:b/>
          <w:sz w:val="24"/>
        </w:rPr>
        <w:t>:</w:t>
      </w:r>
    </w:p>
    <w:p w14:paraId="232D5252" w14:textId="77777777" w:rsidR="00F311B0" w:rsidRDefault="00F311B0" w:rsidP="00B44901">
      <w:pPr>
        <w:jc w:val="both"/>
        <w:rPr>
          <w:b/>
          <w:sz w:val="24"/>
        </w:rPr>
      </w:pPr>
      <w:r>
        <w:rPr>
          <w:b/>
          <w:sz w:val="24"/>
        </w:rPr>
        <w:t>ADMINISTRAÇÃO</w:t>
      </w:r>
    </w:p>
    <w:p w14:paraId="1CBBD6C7" w14:textId="77777777" w:rsidR="00F311B0" w:rsidRDefault="00A20D0B" w:rsidP="00B44901">
      <w:pPr>
        <w:ind w:firstLine="426"/>
        <w:jc w:val="both"/>
        <w:rPr>
          <w:b/>
          <w:sz w:val="24"/>
        </w:rPr>
      </w:pPr>
      <w:r>
        <w:rPr>
          <w:b/>
          <w:sz w:val="24"/>
        </w:rPr>
        <w:t>Corrente</w:t>
      </w:r>
    </w:p>
    <w:p w14:paraId="6D2B529A" w14:textId="1A15D4A2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 xml:space="preserve">Unidade Orçamentária 2121 </w:t>
      </w:r>
      <w:r w:rsidRPr="003A7AEC">
        <w:rPr>
          <w:b/>
        </w:rPr>
        <w:t>&amp;</w:t>
      </w:r>
      <w:r>
        <w:rPr>
          <w:b/>
        </w:rPr>
        <w:t xml:space="preserve"> </w:t>
      </w:r>
      <w:r w:rsidRPr="0050097F">
        <w:t>Aç</w:t>
      </w:r>
      <w:r>
        <w:t>ões</w:t>
      </w:r>
      <w:r w:rsidRPr="0050097F">
        <w:t xml:space="preserve"> </w:t>
      </w:r>
      <w:r>
        <w:t>2100, 2064, 2102,</w:t>
      </w:r>
      <w:r w:rsidRPr="0050097F">
        <w:t xml:space="preserve"> </w:t>
      </w:r>
      <w:r>
        <w:t>2108, 4017</w:t>
      </w:r>
      <w:ins w:id="49" w:author="Mariana Gomes Mendes (SEPLAG)" w:date="2018-03-20T16:01:00Z">
        <w:r w:rsidR="00EE391C">
          <w:t>, 2008</w:t>
        </w:r>
      </w:ins>
      <w:r>
        <w:t xml:space="preserve"> </w:t>
      </w:r>
      <w:r w:rsidRPr="00343923">
        <w:rPr>
          <w:b/>
        </w:rPr>
        <w:t>&amp;</w:t>
      </w:r>
      <w:r>
        <w:t xml:space="preserve"> Categoria </w:t>
      </w:r>
      <w:proofErr w:type="gramStart"/>
      <w:r>
        <w:t>3</w:t>
      </w:r>
      <w:proofErr w:type="gramEnd"/>
      <w:r>
        <w:t>;</w:t>
      </w:r>
    </w:p>
    <w:p w14:paraId="320CD4A2" w14:textId="77777777" w:rsidR="00F311B0" w:rsidRDefault="00F311B0" w:rsidP="00B44901">
      <w:pPr>
        <w:ind w:firstLine="426"/>
        <w:jc w:val="both"/>
      </w:pPr>
      <w:r w:rsidRPr="00F311B0">
        <w:rPr>
          <w:b/>
          <w:sz w:val="24"/>
        </w:rPr>
        <w:t>Capital</w:t>
      </w:r>
    </w:p>
    <w:p w14:paraId="314619E7" w14:textId="528B0CCA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 xml:space="preserve">Unidade Orçamentária 2121 </w:t>
      </w:r>
      <w:r w:rsidRPr="003A7AEC">
        <w:rPr>
          <w:b/>
        </w:rPr>
        <w:t>&amp;</w:t>
      </w:r>
      <w:r>
        <w:rPr>
          <w:b/>
        </w:rPr>
        <w:t xml:space="preserve"> </w:t>
      </w:r>
      <w:r w:rsidRPr="0050097F">
        <w:t>Aç</w:t>
      </w:r>
      <w:r>
        <w:t>ões</w:t>
      </w:r>
      <w:r w:rsidRPr="0050097F">
        <w:t xml:space="preserve"> </w:t>
      </w:r>
      <w:r>
        <w:t>2100, 2064, 2102,</w:t>
      </w:r>
      <w:r w:rsidRPr="0050097F">
        <w:t xml:space="preserve"> </w:t>
      </w:r>
      <w:r>
        <w:t>2108, 4017</w:t>
      </w:r>
      <w:ins w:id="50" w:author="Mariana Gomes Mendes (SEPLAG)" w:date="2018-03-20T16:01:00Z">
        <w:r w:rsidR="00EE391C">
          <w:t>, 2008</w:t>
        </w:r>
      </w:ins>
      <w:r>
        <w:t xml:space="preserve"> </w:t>
      </w:r>
      <w:r w:rsidRPr="00343923">
        <w:rPr>
          <w:b/>
        </w:rPr>
        <w:t>&amp;</w:t>
      </w:r>
      <w:r>
        <w:t xml:space="preserve"> Categoria </w:t>
      </w:r>
      <w:proofErr w:type="gramStart"/>
      <w:r>
        <w:t>4</w:t>
      </w:r>
      <w:proofErr w:type="gramEnd"/>
      <w:r>
        <w:t>;</w:t>
      </w:r>
    </w:p>
    <w:p w14:paraId="695C7E98" w14:textId="77777777" w:rsidR="00F311B0" w:rsidRPr="00F311B0" w:rsidRDefault="00F311B0" w:rsidP="00B44901">
      <w:pPr>
        <w:jc w:val="both"/>
        <w:rPr>
          <w:b/>
          <w:sz w:val="24"/>
        </w:rPr>
      </w:pPr>
      <w:r w:rsidRPr="00F311B0">
        <w:rPr>
          <w:b/>
          <w:sz w:val="24"/>
        </w:rPr>
        <w:t>PREVIDÊNCIA</w:t>
      </w:r>
    </w:p>
    <w:p w14:paraId="1C717898" w14:textId="77777777" w:rsidR="00F311B0" w:rsidRDefault="00F311B0" w:rsidP="00B44901">
      <w:pPr>
        <w:pStyle w:val="PargrafodaLista"/>
        <w:ind w:left="426"/>
        <w:jc w:val="bot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Benefícios – Civil</w:t>
      </w:r>
      <w:proofErr w:type="gramEnd"/>
    </w:p>
    <w:p w14:paraId="482C1DDC" w14:textId="77777777" w:rsidR="00F311B0" w:rsidRDefault="00F311B0" w:rsidP="00B44901">
      <w:pPr>
        <w:pStyle w:val="PargrafodaLista"/>
        <w:ind w:left="426" w:firstLine="283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Aposentadorias</w:t>
      </w:r>
    </w:p>
    <w:p w14:paraId="5F825511" w14:textId="0652FC43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>Unidade Orçamentária 4461 Exceto ações 7008, 7023, 7016</w:t>
      </w:r>
      <w:ins w:id="51" w:author="Mariana Gomes Mendes (SEPLAG)" w:date="2018-03-20T16:04:00Z">
        <w:r w:rsidR="00E320FF">
          <w:t>;</w:t>
        </w:r>
      </w:ins>
      <w:r>
        <w:t xml:space="preserve"> </w:t>
      </w:r>
    </w:p>
    <w:p w14:paraId="26064658" w14:textId="200A8732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 xml:space="preserve">Unidades Orçamentárias 1011, 1021, 1031, 1051, 1091, 1441 </w:t>
      </w:r>
      <w:r w:rsidRPr="0050097F">
        <w:rPr>
          <w:b/>
        </w:rPr>
        <w:t>&amp;</w:t>
      </w:r>
      <w:r>
        <w:t xml:space="preserve"> </w:t>
      </w:r>
      <w:del w:id="52" w:author="Mariana Gomes Mendes (SEPLAG)" w:date="2018-03-20T15:54:00Z">
        <w:r w:rsidDel="00736F75">
          <w:delText>IPU 5</w:delText>
        </w:r>
      </w:del>
      <w:ins w:id="53" w:author="Mariana Gomes Mendes (SEPLAG)" w:date="2018-03-20T15:54:00Z">
        <w:r w:rsidR="00736F75">
          <w:t>ação 7006, Exceto elemento</w:t>
        </w:r>
      </w:ins>
      <w:ins w:id="54" w:author="Mariana Gomes Mendes (SEPLAG)" w:date="2018-03-20T15:55:00Z">
        <w:r w:rsidR="00736F75">
          <w:t>s</w:t>
        </w:r>
      </w:ins>
      <w:ins w:id="55" w:author="Mariana Gomes Mendes (SEPLAG)" w:date="2018-03-20T15:54:00Z">
        <w:r w:rsidR="00736F75">
          <w:t>-item 03, 59 e 1308</w:t>
        </w:r>
      </w:ins>
      <w:r>
        <w:t>;</w:t>
      </w:r>
      <w:bookmarkStart w:id="56" w:name="_GoBack"/>
      <w:bookmarkEnd w:id="56"/>
    </w:p>
    <w:p w14:paraId="59C5574A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 w:rsidRPr="00F311B0">
        <w:rPr>
          <w:b/>
          <w:bCs/>
          <w:sz w:val="24"/>
          <w:szCs w:val="24"/>
        </w:rPr>
        <w:t>Pensões</w:t>
      </w:r>
    </w:p>
    <w:p w14:paraId="02B28A01" w14:textId="689D690C" w:rsidR="00F311B0" w:rsidRDefault="00F311B0" w:rsidP="00B44901">
      <w:pPr>
        <w:pStyle w:val="PargrafodaLista"/>
        <w:numPr>
          <w:ilvl w:val="2"/>
          <w:numId w:val="3"/>
        </w:numPr>
        <w:tabs>
          <w:tab w:val="left" w:pos="1134"/>
        </w:tabs>
        <w:ind w:left="1134" w:hanging="283"/>
        <w:jc w:val="both"/>
      </w:pPr>
      <w:r w:rsidRPr="0050097F">
        <w:t>Aç</w:t>
      </w:r>
      <w:r>
        <w:t>ões 7008</w:t>
      </w:r>
      <w:r w:rsidR="00B44901">
        <w:t>,</w:t>
      </w:r>
      <w:r>
        <w:t xml:space="preserve"> 7023</w:t>
      </w:r>
      <w:ins w:id="57" w:author="Mariana Gomes Mendes (SEPLAG)" w:date="2018-03-20T15:55:00Z">
        <w:r w:rsidR="00736F75">
          <w:t xml:space="preserve"> </w:t>
        </w:r>
        <w:r w:rsidR="00736F75" w:rsidRPr="00736F75">
          <w:rPr>
            <w:b/>
            <w:rPrChange w:id="58" w:author="Mariana Gomes Mendes (SEPLAG)" w:date="2018-03-20T15:58:00Z">
              <w:rPr/>
            </w:rPrChange>
          </w:rPr>
          <w:t>&amp;</w:t>
        </w:r>
        <w:r w:rsidR="00736F75">
          <w:t xml:space="preserve"> </w:t>
        </w:r>
      </w:ins>
      <w:ins w:id="59" w:author="Mariana Gomes Mendes (SEPLAG)" w:date="2018-03-20T15:57:00Z">
        <w:r w:rsidR="00736F75">
          <w:t>(</w:t>
        </w:r>
      </w:ins>
      <w:ins w:id="60" w:author="Mariana Gomes Mendes (SEPLAG)" w:date="2018-03-20T15:55:00Z">
        <w:r w:rsidR="00736F75">
          <w:t>ação 7006, nos elementos-item 03, 59 e 1308</w:t>
        </w:r>
      </w:ins>
      <w:del w:id="61" w:author="Mariana Gomes Mendes (SEPLAG)" w:date="2018-03-20T16:04:00Z">
        <w:r w:rsidDel="00E320FF">
          <w:delText>.</w:delText>
        </w:r>
      </w:del>
      <w:ins w:id="62" w:author="Mariana Gomes Mendes (SEPLAG)" w:date="2018-03-20T16:04:00Z">
        <w:r w:rsidR="00E320FF">
          <w:t>)</w:t>
        </w:r>
        <w:r w:rsidR="00E320FF">
          <w:t>;</w:t>
        </w:r>
      </w:ins>
    </w:p>
    <w:p w14:paraId="1664ECDB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Outros Benefícios Previdenciários</w:t>
      </w:r>
    </w:p>
    <w:p w14:paraId="38DF52A5" w14:textId="64B5002B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del w:id="63" w:author="Mariana Gomes Mendes (SEPLAG)" w:date="2018-03-20T15:55:00Z">
        <w:r w:rsidDel="00736F75">
          <w:delText>Elementos-item 5902, 5903, 5904</w:delText>
        </w:r>
      </w:del>
      <w:ins w:id="64" w:author="Mariana Gomes Mendes (SEPLAG)" w:date="2018-03-20T15:55:00Z">
        <w:r w:rsidR="00736F75">
          <w:t xml:space="preserve">Elementos 92 e 94 </w:t>
        </w:r>
        <w:r w:rsidR="00736F75" w:rsidRPr="00736F75">
          <w:rPr>
            <w:b/>
            <w:rPrChange w:id="65" w:author="Mariana Gomes Mendes (SEPLAG)" w:date="2018-03-20T15:58:00Z">
              <w:rPr/>
            </w:rPrChange>
          </w:rPr>
          <w:t>&amp;</w:t>
        </w:r>
        <w:r w:rsidR="00736F75">
          <w:t xml:space="preserve"> Grupo </w:t>
        </w:r>
        <w:proofErr w:type="gramStart"/>
        <w:r w:rsidR="00736F75">
          <w:t>1</w:t>
        </w:r>
        <w:proofErr w:type="gramEnd"/>
        <w:r w:rsidR="00736F75">
          <w:t xml:space="preserve"> </w:t>
        </w:r>
        <w:r w:rsidR="00736F75" w:rsidRPr="00736F75">
          <w:rPr>
            <w:b/>
            <w:rPrChange w:id="66" w:author="Mariana Gomes Mendes (SEPLAG)" w:date="2018-03-20T15:57:00Z">
              <w:rPr/>
            </w:rPrChange>
          </w:rPr>
          <w:t>&amp;</w:t>
        </w:r>
        <w:r w:rsidR="00736F75">
          <w:t xml:space="preserve"> Unidades Orçament</w:t>
        </w:r>
      </w:ins>
      <w:ins w:id="67" w:author="Mariana Gomes Mendes (SEPLAG)" w:date="2018-03-20T15:56:00Z">
        <w:r w:rsidR="00736F75">
          <w:t>árias 2121 e 4461</w:t>
        </w:r>
      </w:ins>
      <w:r>
        <w:t>;</w:t>
      </w:r>
    </w:p>
    <w:p w14:paraId="6A72608D" w14:textId="77777777" w:rsidR="00F311B0" w:rsidRDefault="00F311B0" w:rsidP="00B44901">
      <w:pPr>
        <w:pStyle w:val="PargrafodaLista"/>
        <w:ind w:left="426"/>
        <w:jc w:val="bot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Benefícios – Militar</w:t>
      </w:r>
      <w:proofErr w:type="gramEnd"/>
    </w:p>
    <w:p w14:paraId="40EEEE8B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Reformas</w:t>
      </w:r>
    </w:p>
    <w:p w14:paraId="294224DC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>Ação 7007;</w:t>
      </w:r>
    </w:p>
    <w:p w14:paraId="698CE802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Pensões</w:t>
      </w:r>
    </w:p>
    <w:p w14:paraId="5DAD77A1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>Ação 4016;</w:t>
      </w:r>
    </w:p>
    <w:p w14:paraId="62D352B3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Outros Benefícios Previdenciários</w:t>
      </w:r>
    </w:p>
    <w:p w14:paraId="6018767D" w14:textId="77777777" w:rsidR="00F311B0" w:rsidRPr="00436997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 xml:space="preserve">Unidades Orçamentárias 1251, 1401, 2121, 1051 </w:t>
      </w:r>
      <w:r w:rsidRPr="0050097F">
        <w:rPr>
          <w:b/>
        </w:rPr>
        <w:t>&amp;</w:t>
      </w:r>
      <w:r>
        <w:t xml:space="preserve"> Elementos-item 0501, 0505, 0802, 0805;</w:t>
      </w:r>
    </w:p>
    <w:p w14:paraId="258694F8" w14:textId="77777777" w:rsidR="00F311B0" w:rsidRDefault="00F311B0" w:rsidP="00B44901">
      <w:pPr>
        <w:pStyle w:val="PargrafodaLista"/>
        <w:ind w:left="42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Outras Despesas Previdenciárias</w:t>
      </w:r>
    </w:p>
    <w:p w14:paraId="370DB5BA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Compensação Previdenciária do RPPS para o RGPS</w:t>
      </w:r>
    </w:p>
    <w:p w14:paraId="24016CED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>Ação 7016;</w:t>
      </w:r>
    </w:p>
    <w:p w14:paraId="65BC7718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Demais Despesas Previdenciárias</w:t>
      </w:r>
    </w:p>
    <w:p w14:paraId="0A31BA00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 xml:space="preserve">Unidades Orçamentárias 2011, 2121 </w:t>
      </w:r>
      <w:r w:rsidRPr="003A7AEC">
        <w:rPr>
          <w:b/>
        </w:rPr>
        <w:t>&amp;</w:t>
      </w:r>
      <w:r>
        <w:rPr>
          <w:b/>
        </w:rPr>
        <w:t xml:space="preserve"> </w:t>
      </w:r>
      <w:r w:rsidRPr="0050097F">
        <w:t xml:space="preserve">Ação </w:t>
      </w:r>
      <w:r>
        <w:t>7004.</w:t>
      </w:r>
    </w:p>
    <w:p w14:paraId="30B94327" w14:textId="77777777" w:rsidR="00F311B0" w:rsidRDefault="00F311B0" w:rsidP="0050097F">
      <w:pPr>
        <w:pStyle w:val="PargrafodaLista"/>
        <w:jc w:val="both"/>
        <w:rPr>
          <w:b/>
          <w:bCs/>
          <w:sz w:val="24"/>
          <w:szCs w:val="24"/>
        </w:rPr>
      </w:pPr>
    </w:p>
    <w:p w14:paraId="4E520F00" w14:textId="77777777" w:rsidR="00854DA6" w:rsidRDefault="00854DA6" w:rsidP="00C7005A">
      <w:pPr>
        <w:jc w:val="both"/>
      </w:pPr>
    </w:p>
    <w:p w14:paraId="3D16590E" w14:textId="77777777" w:rsidR="00C7005A" w:rsidRDefault="00C7005A" w:rsidP="00854DA6">
      <w:pPr>
        <w:spacing w:line="360" w:lineRule="auto"/>
        <w:jc w:val="both"/>
        <w:rPr>
          <w:b/>
          <w:sz w:val="24"/>
        </w:rPr>
      </w:pPr>
      <w:r w:rsidRPr="0050097F">
        <w:rPr>
          <w:b/>
          <w:sz w:val="24"/>
        </w:rPr>
        <w:t>RECEITA PREVIDENCIÁRIA</w:t>
      </w:r>
      <w:r w:rsidR="0050097F" w:rsidRPr="0050097F">
        <w:rPr>
          <w:b/>
          <w:sz w:val="24"/>
        </w:rPr>
        <w:t>:</w:t>
      </w:r>
    </w:p>
    <w:tbl>
      <w:tblPr>
        <w:tblW w:w="11054" w:type="dxa"/>
        <w:tblInd w:w="-12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"/>
        <w:gridCol w:w="1059"/>
        <w:gridCol w:w="1599"/>
        <w:gridCol w:w="7971"/>
        <w:tblGridChange w:id="68">
          <w:tblGrid>
            <w:gridCol w:w="425"/>
            <w:gridCol w:w="920"/>
            <w:gridCol w:w="139"/>
            <w:gridCol w:w="1460"/>
            <w:gridCol w:w="139"/>
            <w:gridCol w:w="7832"/>
            <w:gridCol w:w="139"/>
          </w:tblGrid>
        </w:tblGridChange>
      </w:tblGrid>
      <w:tr w:rsidR="00A94543" w:rsidRPr="00A94543" w14:paraId="35ADA156" w14:textId="77777777" w:rsidTr="00E82C6F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30B3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5008DD" w14:textId="77777777" w:rsidR="00A94543" w:rsidRPr="00A94543" w:rsidRDefault="00A94543" w:rsidP="008A7D8E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  <w:t>UO</w:t>
            </w:r>
          </w:p>
        </w:tc>
        <w:tc>
          <w:tcPr>
            <w:tcW w:w="15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70C4D9" w14:textId="77777777" w:rsidR="00A94543" w:rsidRPr="00A94543" w:rsidRDefault="008A7D8E" w:rsidP="008A7D8E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  <w:t>RECEITA</w:t>
            </w:r>
            <w:r w:rsidR="0099636B"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  <w:t>_COD</w:t>
            </w:r>
          </w:p>
        </w:tc>
        <w:tc>
          <w:tcPr>
            <w:tcW w:w="7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3CAC5F" w14:textId="77777777" w:rsidR="00A94543" w:rsidRPr="00A94543" w:rsidRDefault="0099636B" w:rsidP="00A94543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  <w:t>RECEITA</w:t>
            </w:r>
            <w:r w:rsidR="00A94543" w:rsidRPr="00A94543"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  <w:t>_DESC</w:t>
            </w:r>
          </w:p>
        </w:tc>
      </w:tr>
      <w:tr w:rsidR="00A94543" w:rsidRPr="00A94543" w14:paraId="68B40FE9" w14:textId="77777777" w:rsidTr="00E82C6F">
        <w:trPr>
          <w:trHeight w:val="255"/>
        </w:trPr>
        <w:tc>
          <w:tcPr>
            <w:tcW w:w="30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33E80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Pessoal Ativo Civil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1A1AC" w14:textId="77777777" w:rsidR="00A94543" w:rsidRPr="00A94543" w:rsidRDefault="00A94543" w:rsidP="00A94543">
            <w:pPr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</w:tr>
      <w:tr w:rsidR="00A94543" w:rsidRPr="00A94543" w14:paraId="738D4697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341F9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6CF9C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791E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60D6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Servidor Ativo Civil para o RPPS - Principal - Poder Executivo</w:t>
            </w:r>
          </w:p>
        </w:tc>
      </w:tr>
      <w:tr w:rsidR="00A94543" w:rsidRPr="00A94543" w14:paraId="22583F01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9F9B5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D4920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B4F8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1210042199002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7C90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Servidor Ativo Civil para o RPPS - Principal - Demais - Municípios</w:t>
            </w:r>
          </w:p>
        </w:tc>
      </w:tr>
      <w:tr w:rsidR="00A94543" w:rsidRPr="00A94543" w14:paraId="36048252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5CFF2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754CC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D06CE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1210042199001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AC781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Servidor Ativo Civil para o RPPS - Principal - Demais - Pessoal Licenciado/à Disposição</w:t>
            </w:r>
          </w:p>
        </w:tc>
      </w:tr>
      <w:tr w:rsidR="00A94543" w:rsidRPr="00A94543" w14:paraId="1B28DEE3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85130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90A0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C4370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1210042102000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3D615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ALMG</w:t>
            </w:r>
          </w:p>
        </w:tc>
      </w:tr>
      <w:tr w:rsidR="00A94543" w:rsidRPr="00A94543" w14:paraId="5590E4BD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B7CAA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A4334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0D34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1210042104000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5CC70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TJMG</w:t>
            </w:r>
          </w:p>
        </w:tc>
      </w:tr>
      <w:tr w:rsidR="00A94543" w:rsidRPr="00A94543" w14:paraId="69639DC9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410D6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A3FA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D9D8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1210042105000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18A4E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TJMMG</w:t>
            </w:r>
          </w:p>
        </w:tc>
      </w:tr>
      <w:tr w:rsidR="00A94543" w:rsidRPr="00A94543" w14:paraId="47F738A1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24DA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78A33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D998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1210042106000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87397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MP</w:t>
            </w:r>
          </w:p>
        </w:tc>
      </w:tr>
      <w:tr w:rsidR="00A94543" w:rsidRPr="00A94543" w14:paraId="3228DF1E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4AFB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D7EDD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8AB8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1210042103000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9C35E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TCEMG</w:t>
            </w:r>
          </w:p>
        </w:tc>
      </w:tr>
      <w:tr w:rsidR="00A94543" w:rsidRPr="00A94543" w14:paraId="5377D857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44003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8A32E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911B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1210042107000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9C357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Ativo Civil para o RPPS - Principal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-</w:t>
            </w: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DEF PUB</w:t>
            </w:r>
          </w:p>
        </w:tc>
      </w:tr>
      <w:tr w:rsidR="00A94543" w:rsidRPr="00A94543" w14:paraId="20421ED3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65A3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4EE47F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A0C484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1210991199000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9FB07B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Contribuições Sociais - Principal - Demais</w:t>
            </w:r>
          </w:p>
        </w:tc>
      </w:tr>
      <w:tr w:rsidR="00A94543" w:rsidRPr="00A94543" w14:paraId="26D390AC" w14:textId="77777777" w:rsidTr="00E82C6F">
        <w:trPr>
          <w:trHeight w:val="255"/>
        </w:trPr>
        <w:tc>
          <w:tcPr>
            <w:tcW w:w="30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54AB6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Pessoal Inativo Civil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FFB97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537F7C0B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1CE88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D0C26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F85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F79C7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Servidor Inativo Civil para o RPPS - Principal - Poder Executivo</w:t>
            </w:r>
          </w:p>
        </w:tc>
      </w:tr>
      <w:tr w:rsidR="00A94543" w:rsidRPr="00A94543" w14:paraId="0E39BACC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6870A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76AB1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4DCE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1210043102000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B19CE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Inativo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ALMG</w:t>
            </w:r>
          </w:p>
        </w:tc>
      </w:tr>
      <w:tr w:rsidR="00A94543" w:rsidRPr="00A94543" w14:paraId="6FD68DBD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FD81C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28641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574E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1210043104000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1D2F3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Inativo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TJMG</w:t>
            </w:r>
          </w:p>
        </w:tc>
      </w:tr>
      <w:tr w:rsidR="00A94543" w:rsidRPr="00A94543" w14:paraId="470CA774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88738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8370E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4C10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1210043105000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E9C3D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Inativo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TJMMG</w:t>
            </w:r>
          </w:p>
        </w:tc>
      </w:tr>
      <w:tr w:rsidR="00A94543" w:rsidRPr="00A94543" w14:paraId="5F58742F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0D812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F698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9E6B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1210043106000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47E28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Inativo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MP</w:t>
            </w:r>
          </w:p>
        </w:tc>
      </w:tr>
      <w:tr w:rsidR="00A94543" w:rsidRPr="00A94543" w14:paraId="416132A1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E1CFE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B2806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B294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1210043103000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C2E82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Inativo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TCEMG</w:t>
            </w:r>
          </w:p>
        </w:tc>
      </w:tr>
      <w:tr w:rsidR="00A94543" w:rsidRPr="00A94543" w14:paraId="586C85B6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018A3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E105C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668FE3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1210043107000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AAB19C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Inativo Civil para o RPPS - Principal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-</w:t>
            </w: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DEF PUB</w:t>
            </w:r>
          </w:p>
        </w:tc>
      </w:tr>
      <w:tr w:rsidR="00A94543" w:rsidRPr="00A94543" w14:paraId="564074CA" w14:textId="77777777" w:rsidTr="00E82C6F">
        <w:trPr>
          <w:trHeight w:val="255"/>
        </w:trPr>
        <w:tc>
          <w:tcPr>
            <w:tcW w:w="14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2815D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Pensionista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9BC5B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BB44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124A9488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D5788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3B055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08200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1210044101000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811A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Pensionista Civil para o RPPS - Principal - Poder Executivo</w:t>
            </w:r>
          </w:p>
        </w:tc>
      </w:tr>
      <w:tr w:rsidR="00A94543" w:rsidRPr="00A94543" w14:paraId="7E04E3D5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0DCDA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580EC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F9C8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1210044102000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4A2C3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Pensionista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ALMG</w:t>
            </w:r>
          </w:p>
        </w:tc>
      </w:tr>
      <w:tr w:rsidR="00A94543" w:rsidRPr="00A94543" w14:paraId="52DC0321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57025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C0865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AD31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1210044104000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04536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Pensionista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TJMG</w:t>
            </w:r>
          </w:p>
        </w:tc>
      </w:tr>
      <w:tr w:rsidR="00A94543" w:rsidRPr="00A94543" w14:paraId="10F6817B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0F303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794C1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281B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1210044105000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6F58B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Pensionista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TJMMG</w:t>
            </w:r>
          </w:p>
        </w:tc>
      </w:tr>
      <w:tr w:rsidR="00A94543" w:rsidRPr="00A94543" w14:paraId="287B7CE2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2170F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B9050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C1C31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1210044106000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23016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Pensionista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MP</w:t>
            </w:r>
          </w:p>
        </w:tc>
      </w:tr>
      <w:tr w:rsidR="00A94543" w:rsidRPr="00A94543" w14:paraId="588F0F5A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2A91E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CEB485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F03D3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1210044103000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6A2EB7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Pensionista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TCEMG</w:t>
            </w:r>
          </w:p>
        </w:tc>
      </w:tr>
      <w:tr w:rsidR="00A94543" w:rsidRPr="00A94543" w14:paraId="5B65CCB5" w14:textId="77777777" w:rsidTr="00E82C6F">
        <w:trPr>
          <w:trHeight w:val="255"/>
        </w:trPr>
        <w:tc>
          <w:tcPr>
            <w:tcW w:w="30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CC69E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Pessoal Ativo Militar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C437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78B354D0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125E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C9F75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DEFFE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1218022102000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CCEB8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Militar Ativo - Principal - Pensão</w:t>
            </w:r>
          </w:p>
        </w:tc>
      </w:tr>
      <w:tr w:rsidR="00A94543" w:rsidRPr="00A94543" w14:paraId="7CD39C05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9A607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F314C3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705BD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1218022101000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8079F6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Militar Ativo - Principal - Aposentadoria</w:t>
            </w:r>
          </w:p>
        </w:tc>
      </w:tr>
      <w:tr w:rsidR="00A94543" w:rsidRPr="00A94543" w14:paraId="482A1494" w14:textId="77777777" w:rsidTr="00E82C6F">
        <w:trPr>
          <w:trHeight w:val="255"/>
        </w:trPr>
        <w:tc>
          <w:tcPr>
            <w:tcW w:w="30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55ADC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Pessoal Inativo Militar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B8B4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39AB65BC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4550C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F7AAF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76C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1218023102000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4472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Militar Inativo - Principal - Pensão</w:t>
            </w:r>
          </w:p>
        </w:tc>
      </w:tr>
      <w:tr w:rsidR="00A94543" w:rsidRPr="00A94543" w14:paraId="44595527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AB5B5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C9EDD8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B6528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1218021101001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88134E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Patronal do Militar Ativo - Principal - Aposentadoria</w:t>
            </w:r>
          </w:p>
        </w:tc>
      </w:tr>
      <w:tr w:rsidR="00A94543" w:rsidRPr="00A94543" w14:paraId="1EF16DA6" w14:textId="77777777" w:rsidTr="00E82C6F">
        <w:trPr>
          <w:trHeight w:val="255"/>
        </w:trPr>
        <w:tc>
          <w:tcPr>
            <w:tcW w:w="30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8D63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Receitas Imobiliárias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0EF1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15B63157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82B6F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7708A7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93EBDF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1310011101001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CCB7D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Aluguéis e Arrendamentos - Principal - Aluguéis</w:t>
            </w:r>
          </w:p>
        </w:tc>
      </w:tr>
      <w:tr w:rsidR="00A94543" w:rsidRPr="00A94543" w14:paraId="60536932" w14:textId="77777777" w:rsidTr="00E82C6F">
        <w:trPr>
          <w:trHeight w:val="255"/>
        </w:trPr>
        <w:tc>
          <w:tcPr>
            <w:tcW w:w="30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F95D9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Receitas de Valores Mobiliários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464FF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5E70090E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785D7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691C7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33EC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1321001101000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B6C8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Remuneração de Depósitos Bancários - Principal</w:t>
            </w:r>
          </w:p>
        </w:tc>
      </w:tr>
      <w:tr w:rsidR="00A94543" w:rsidRPr="00A94543" w14:paraId="0B4A3644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841E5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49F92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A726B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1321004101001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263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Remuneração dos Recursos do Regime Próprio de Previdência Social - RPPS - Principal - Renda Fixa</w:t>
            </w:r>
          </w:p>
        </w:tc>
      </w:tr>
      <w:tr w:rsidR="00A94543" w:rsidRPr="00A94543" w14:paraId="394696A1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089F9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9E2EF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BD9F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1321004101002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E4B97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Remuneração dos Recursos do Regime Próprio de Previdência Social - RPPS - Principal - Renda Variável</w:t>
            </w:r>
          </w:p>
        </w:tc>
      </w:tr>
      <w:tr w:rsidR="00A94543" w:rsidRPr="00A94543" w14:paraId="623E4694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D6FDC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92ECC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54D2F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1322001102000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ECE53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Dividendos - Principal - Ações de Outras Empresas</w:t>
            </w:r>
          </w:p>
        </w:tc>
      </w:tr>
      <w:tr w:rsidR="00A94543" w:rsidRPr="00A94543" w14:paraId="5FFC79B6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6827F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8F6BE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E77C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1329001102000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58281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Outros Valores Mobiliários - Principal - Fundos de Investimento</w:t>
            </w:r>
          </w:p>
        </w:tc>
      </w:tr>
      <w:tr w:rsidR="00A94543" w:rsidRPr="00A94543" w14:paraId="11C3C9E0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15DA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14B1F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BD913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1321001101000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38EA3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Remuneração de Depósitos Bancários - Principal</w:t>
            </w:r>
          </w:p>
        </w:tc>
      </w:tr>
      <w:tr w:rsidR="00E82C6F" w:rsidRPr="00A94543" w14:paraId="0CE90DDE" w14:textId="77777777" w:rsidTr="00E82C6F">
        <w:trPr>
          <w:trHeight w:val="255"/>
          <w:ins w:id="69" w:author="Mariana Gomes Mendes (SEPLAG)" w:date="2018-03-20T15:53:00Z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A15603" w14:textId="77777777" w:rsidR="00E82C6F" w:rsidRPr="00A94543" w:rsidRDefault="00E82C6F" w:rsidP="008A7D8E">
            <w:pPr>
              <w:rPr>
                <w:ins w:id="70" w:author="Mariana Gomes Mendes (SEPLAG)" w:date="2018-03-20T15:53:00Z"/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F6D5FEB" w14:textId="166E5167" w:rsidR="00E82C6F" w:rsidRPr="00A94543" w:rsidRDefault="00E82C6F" w:rsidP="008A7D8E">
            <w:pPr>
              <w:jc w:val="center"/>
              <w:rPr>
                <w:ins w:id="71" w:author="Mariana Gomes Mendes (SEPLAG)" w:date="2018-03-20T15:53:00Z"/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ins w:id="72" w:author="Mariana Gomes Mendes (SEPLAG)" w:date="2018-03-20T15:53:00Z">
              <w:r w:rsidRPr="00A94543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t>4461</w:t>
              </w:r>
            </w:ins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205A85F" w14:textId="21358DB9" w:rsidR="00E82C6F" w:rsidRPr="00A94543" w:rsidRDefault="00E82C6F" w:rsidP="00A94543">
            <w:pPr>
              <w:rPr>
                <w:ins w:id="73" w:author="Mariana Gomes Mendes (SEPLAG)" w:date="2018-03-20T15:53:00Z"/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ins w:id="74" w:author="Mariana Gomes Mendes (SEPLAG)" w:date="2018-03-20T15:53:00Z">
              <w:r w:rsidRPr="00A94543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t>1390001401000</w:t>
              </w:r>
            </w:ins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E18EA80" w14:textId="1E8AB99E" w:rsidR="00E82C6F" w:rsidRPr="00A94543" w:rsidRDefault="00E82C6F" w:rsidP="00A94543">
            <w:pPr>
              <w:rPr>
                <w:ins w:id="75" w:author="Mariana Gomes Mendes (SEPLAG)" w:date="2018-03-20T15:53:00Z"/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ins w:id="76" w:author="Mariana Gomes Mendes (SEPLAG)" w:date="2018-03-20T15:53:00Z">
              <w:r w:rsidRPr="00A94543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t>Demais Receitas Patrimoniais - Dívida Ativa - Multas e Juros</w:t>
              </w:r>
            </w:ins>
          </w:p>
        </w:tc>
      </w:tr>
      <w:tr w:rsidR="00E82C6F" w:rsidRPr="00A94543" w14:paraId="0BF9711B" w14:textId="77777777" w:rsidTr="00E82C6F">
        <w:trPr>
          <w:trHeight w:val="255"/>
          <w:ins w:id="77" w:author="Mariana Gomes Mendes (SEPLAG)" w:date="2018-03-20T15:53:00Z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976135" w14:textId="77777777" w:rsidR="00E82C6F" w:rsidRPr="00A94543" w:rsidRDefault="00E82C6F" w:rsidP="008A7D8E">
            <w:pPr>
              <w:rPr>
                <w:ins w:id="78" w:author="Mariana Gomes Mendes (SEPLAG)" w:date="2018-03-20T15:53:00Z"/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978EF4B" w14:textId="307C27FA" w:rsidR="00E82C6F" w:rsidRPr="00A94543" w:rsidRDefault="00E82C6F" w:rsidP="008A7D8E">
            <w:pPr>
              <w:jc w:val="center"/>
              <w:rPr>
                <w:ins w:id="79" w:author="Mariana Gomes Mendes (SEPLAG)" w:date="2018-03-20T15:53:00Z"/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ins w:id="80" w:author="Mariana Gomes Mendes (SEPLAG)" w:date="2018-03-20T15:53:00Z">
              <w:r w:rsidRPr="00A94543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t>4461</w:t>
              </w:r>
            </w:ins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F80DD32" w14:textId="26165F90" w:rsidR="00E82C6F" w:rsidRPr="00A94543" w:rsidRDefault="00E82C6F" w:rsidP="00A94543">
            <w:pPr>
              <w:rPr>
                <w:ins w:id="81" w:author="Mariana Gomes Mendes (SEPLAG)" w:date="2018-03-20T15:53:00Z"/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ins w:id="82" w:author="Mariana Gomes Mendes (SEPLAG)" w:date="2018-03-20T15:53:00Z">
              <w:r w:rsidRPr="00A94543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t>1390001301000</w:t>
              </w:r>
            </w:ins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DB2B5E9" w14:textId="435CE490" w:rsidR="00E82C6F" w:rsidRPr="00A94543" w:rsidRDefault="00E82C6F" w:rsidP="00A94543">
            <w:pPr>
              <w:rPr>
                <w:ins w:id="83" w:author="Mariana Gomes Mendes (SEPLAG)" w:date="2018-03-20T15:53:00Z"/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ins w:id="84" w:author="Mariana Gomes Mendes (SEPLAG)" w:date="2018-03-20T15:53:00Z">
              <w:r w:rsidRPr="00A94543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t>Demais Receitas Patrimoniais - Dívida Ativa</w:t>
              </w:r>
            </w:ins>
          </w:p>
        </w:tc>
      </w:tr>
      <w:tr w:rsidR="00E82C6F" w:rsidRPr="00A94543" w14:paraId="051880F1" w14:textId="77777777" w:rsidTr="00E82C6F">
        <w:trPr>
          <w:trHeight w:val="255"/>
          <w:ins w:id="85" w:author="Mariana Gomes Mendes (SEPLAG)" w:date="2018-03-20T15:53:00Z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4AEC23" w14:textId="77777777" w:rsidR="00E82C6F" w:rsidRPr="00A94543" w:rsidRDefault="00E82C6F" w:rsidP="008A7D8E">
            <w:pPr>
              <w:rPr>
                <w:ins w:id="86" w:author="Mariana Gomes Mendes (SEPLAG)" w:date="2018-03-20T15:53:00Z"/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A51F78B" w14:textId="5DB94C91" w:rsidR="00E82C6F" w:rsidRPr="00A94543" w:rsidRDefault="00E82C6F" w:rsidP="008A7D8E">
            <w:pPr>
              <w:jc w:val="center"/>
              <w:rPr>
                <w:ins w:id="87" w:author="Mariana Gomes Mendes (SEPLAG)" w:date="2018-03-20T15:53:00Z"/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ins w:id="88" w:author="Mariana Gomes Mendes (SEPLAG)" w:date="2018-03-20T15:53:00Z">
              <w:r w:rsidRPr="00A94543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t>2121</w:t>
              </w:r>
            </w:ins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59280DD" w14:textId="28BB31DE" w:rsidR="00E82C6F" w:rsidRPr="00A94543" w:rsidRDefault="00E82C6F" w:rsidP="00A94543">
            <w:pPr>
              <w:rPr>
                <w:ins w:id="89" w:author="Mariana Gomes Mendes (SEPLAG)" w:date="2018-03-20T15:53:00Z"/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ins w:id="90" w:author="Mariana Gomes Mendes (SEPLAG)" w:date="2018-03-20T15:53:00Z">
              <w:r w:rsidRPr="00A94543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t>1310011201001</w:t>
              </w:r>
            </w:ins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0667161" w14:textId="3074C74C" w:rsidR="00E82C6F" w:rsidRPr="00A94543" w:rsidRDefault="00E82C6F" w:rsidP="00A94543">
            <w:pPr>
              <w:rPr>
                <w:ins w:id="91" w:author="Mariana Gomes Mendes (SEPLAG)" w:date="2018-03-20T15:53:00Z"/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ins w:id="92" w:author="Mariana Gomes Mendes (SEPLAG)" w:date="2018-03-20T15:53:00Z">
              <w:r w:rsidRPr="00A94543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t>Aluguéis e Arrendamentos - Multas e Juros - Aluguéis</w:t>
              </w:r>
            </w:ins>
          </w:p>
        </w:tc>
      </w:tr>
      <w:tr w:rsidR="00E82C6F" w:rsidRPr="00A94543" w14:paraId="05A3A56A" w14:textId="77777777" w:rsidTr="00E82C6F">
        <w:trPr>
          <w:trHeight w:val="255"/>
          <w:ins w:id="93" w:author="Mariana Gomes Mendes (SEPLAG)" w:date="2018-03-20T15:53:00Z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C33578" w14:textId="77777777" w:rsidR="00E82C6F" w:rsidRPr="00A94543" w:rsidRDefault="00E82C6F" w:rsidP="008A7D8E">
            <w:pPr>
              <w:rPr>
                <w:ins w:id="94" w:author="Mariana Gomes Mendes (SEPLAG)" w:date="2018-03-20T15:53:00Z"/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DE71CF3" w14:textId="0B0E8A8D" w:rsidR="00E82C6F" w:rsidRPr="00A94543" w:rsidRDefault="00E82C6F" w:rsidP="008A7D8E">
            <w:pPr>
              <w:jc w:val="center"/>
              <w:rPr>
                <w:ins w:id="95" w:author="Mariana Gomes Mendes (SEPLAG)" w:date="2018-03-20T15:53:00Z"/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ins w:id="96" w:author="Mariana Gomes Mendes (SEPLAG)" w:date="2018-03-20T15:53:00Z">
              <w:r w:rsidRPr="00A94543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t>2121</w:t>
              </w:r>
            </w:ins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64E86C0" w14:textId="47E5F1D4" w:rsidR="00E82C6F" w:rsidRPr="00A94543" w:rsidRDefault="00E82C6F" w:rsidP="00A94543">
            <w:pPr>
              <w:rPr>
                <w:ins w:id="97" w:author="Mariana Gomes Mendes (SEPLAG)" w:date="2018-03-20T15:53:00Z"/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ins w:id="98" w:author="Mariana Gomes Mendes (SEPLAG)" w:date="2018-03-20T15:53:00Z">
              <w:r w:rsidRPr="00A94543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t>1310991201000</w:t>
              </w:r>
            </w:ins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D941984" w14:textId="5B7B2B1B" w:rsidR="00E82C6F" w:rsidRPr="00A94543" w:rsidRDefault="00E82C6F" w:rsidP="00A94543">
            <w:pPr>
              <w:rPr>
                <w:ins w:id="99" w:author="Mariana Gomes Mendes (SEPLAG)" w:date="2018-03-20T15:53:00Z"/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ins w:id="100" w:author="Mariana Gomes Mendes (SEPLAG)" w:date="2018-03-20T15:53:00Z">
              <w:r w:rsidRPr="00A94543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t>Outras Receitas Imobiliárias - Multas e Juros</w:t>
              </w:r>
            </w:ins>
          </w:p>
        </w:tc>
      </w:tr>
      <w:tr w:rsidR="00E82C6F" w:rsidRPr="00A94543" w14:paraId="0D46FAEC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454DE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88EDB" w14:textId="77777777" w:rsidR="00E82C6F" w:rsidRPr="00A94543" w:rsidRDefault="00E82C6F" w:rsidP="008A7D8E">
            <w:pPr>
              <w:spacing w:line="360" w:lineRule="auto"/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ED48F7" w14:textId="77777777" w:rsidR="00E82C6F" w:rsidRPr="00A94543" w:rsidRDefault="00E82C6F" w:rsidP="008A7D8E">
            <w:pPr>
              <w:spacing w:line="360" w:lineRule="auto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9321004101002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150AAA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Dedução das Receitas - Remuneração dos Recursos do Regime Próprio de Previdência Social - RPPS - Principal - Renda Variável</w:t>
            </w:r>
          </w:p>
        </w:tc>
      </w:tr>
      <w:tr w:rsidR="00E82C6F" w:rsidRPr="00A94543" w14:paraId="0BB4CDFD" w14:textId="77777777" w:rsidTr="00E82C6F">
        <w:trPr>
          <w:trHeight w:val="255"/>
        </w:trPr>
        <w:tc>
          <w:tcPr>
            <w:tcW w:w="30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4D712" w14:textId="77777777" w:rsidR="00E82C6F" w:rsidRPr="00A94543" w:rsidRDefault="00E82C6F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Receita de Serviços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BB53D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E82C6F" w:rsidRPr="00A94543" w14:paraId="5879E4A9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F1AE2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71DE1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2090C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1640011101000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1CFB2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Retorno de Operações, Juros e Encargos Financeiros - Principal - Juros de </w:t>
            </w:r>
            <w:proofErr w:type="gramStart"/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Empréstimos</w:t>
            </w:r>
            <w:proofErr w:type="gramEnd"/>
          </w:p>
        </w:tc>
      </w:tr>
      <w:tr w:rsidR="00E82C6F" w:rsidRPr="00A94543" w14:paraId="6DACCEE8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46111E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0B910D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C881CD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1690991101000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288CC2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proofErr w:type="gramStart"/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Outros Serviços - Principal</w:t>
            </w:r>
            <w:proofErr w:type="gramEnd"/>
          </w:p>
        </w:tc>
      </w:tr>
      <w:tr w:rsidR="00E82C6F" w:rsidRPr="00A94543" w14:paraId="740507FF" w14:textId="77777777" w:rsidTr="00E82C6F">
        <w:trPr>
          <w:trHeight w:val="255"/>
        </w:trPr>
        <w:tc>
          <w:tcPr>
            <w:tcW w:w="11054" w:type="dxa"/>
            <w:gridSpan w:val="4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A91B8" w14:textId="77777777" w:rsidR="00E82C6F" w:rsidRPr="00A94543" w:rsidRDefault="00E82C6F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Compensação Previdenciária do RGPS para o RPPS</w:t>
            </w:r>
          </w:p>
        </w:tc>
      </w:tr>
      <w:tr w:rsidR="00E82C6F" w:rsidRPr="00A94543" w14:paraId="33415B0A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10BEC5" w14:textId="77777777" w:rsidR="00E82C6F" w:rsidRPr="00A94543" w:rsidRDefault="00E82C6F" w:rsidP="0099636B">
            <w:pPr>
              <w:spacing w:line="360" w:lineRule="auto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734C3B" w14:textId="77777777" w:rsidR="00E82C6F" w:rsidRPr="00A94543" w:rsidRDefault="00E82C6F" w:rsidP="0099636B">
            <w:pPr>
              <w:spacing w:line="360" w:lineRule="auto"/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4043E8" w14:textId="77777777" w:rsidR="00E82C6F" w:rsidRPr="00A94543" w:rsidRDefault="00E82C6F" w:rsidP="0099636B">
            <w:pPr>
              <w:spacing w:line="360" w:lineRule="auto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1990031101000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7A05E8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Compensações Financeiras entre o Regime Geral e os Regimes Próprios de Previdência dos Servidores - Principal</w:t>
            </w:r>
          </w:p>
        </w:tc>
      </w:tr>
      <w:tr w:rsidR="00E82C6F" w:rsidRPr="00A94543" w14:paraId="0BEDA8F1" w14:textId="77777777" w:rsidTr="00E82C6F">
        <w:trPr>
          <w:trHeight w:val="255"/>
        </w:trPr>
        <w:tc>
          <w:tcPr>
            <w:tcW w:w="30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6C97" w14:textId="77777777" w:rsidR="00E82C6F" w:rsidRPr="00A94543" w:rsidRDefault="00E82C6F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Demais Receitas Correntes</w:t>
            </w:r>
          </w:p>
        </w:tc>
        <w:tc>
          <w:tcPr>
            <w:tcW w:w="79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8D483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E82C6F" w:rsidRPr="00A94543" w14:paraId="10815762" w14:textId="77777777" w:rsidTr="00E82C6F">
        <w:tblPrEx>
          <w:tblW w:w="11054" w:type="dxa"/>
          <w:tblInd w:w="-1206" w:type="dxa"/>
          <w:tblCellMar>
            <w:left w:w="70" w:type="dxa"/>
            <w:right w:w="70" w:type="dxa"/>
          </w:tblCellMar>
          <w:tblPrExChange w:id="101" w:author="Mariana Gomes Mendes (SEPLAG)" w:date="2018-03-20T15:53:00Z">
            <w:tblPrEx>
              <w:tblW w:w="10915" w:type="dxa"/>
              <w:tblInd w:w="-1206" w:type="dxa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55"/>
          <w:trPrChange w:id="102" w:author="Mariana Gomes Mendes (SEPLAG)" w:date="2018-03-20T15:53:00Z">
            <w:trPr>
              <w:trHeight w:val="255"/>
            </w:trPr>
          </w:trPrChange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103" w:author="Mariana Gomes Mendes (SEPLAG)" w:date="2018-03-20T15:53:00Z">
              <w:tcPr>
                <w:tcW w:w="42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776E910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04" w:author="Mariana Gomes Mendes (SEPLAG)" w:date="2018-03-20T15:53:00Z">
              <w:tcPr>
                <w:tcW w:w="9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67D7D789" w14:textId="7C6F4ABD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05" w:author="Mariana Gomes Mendes (SEPLAG)" w:date="2018-03-20T15:53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4461</w:delText>
              </w:r>
            </w:del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06" w:author="Mariana Gomes Mendes (SEPLAG)" w:date="2018-03-20T15:53:00Z">
              <w:tcPr>
                <w:tcW w:w="159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5E74A2F8" w14:textId="5B2D85B5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07" w:author="Mariana Gomes Mendes (SEPLAG)" w:date="2018-03-20T15:53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1390001401000</w:delText>
              </w:r>
            </w:del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08" w:author="Mariana Gomes Mendes (SEPLAG)" w:date="2018-03-20T15:53:00Z">
              <w:tcPr>
                <w:tcW w:w="7971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3B9CFC21" w14:textId="5AF09914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09" w:author="Mariana Gomes Mendes (SEPLAG)" w:date="2018-03-20T15:53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Demais Receitas Patrimoniais - Dívida Ativa - Multas e Juros</w:delText>
              </w:r>
            </w:del>
          </w:p>
        </w:tc>
      </w:tr>
      <w:tr w:rsidR="00E82C6F" w:rsidRPr="00A94543" w14:paraId="754C62E7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1F277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F8AFB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3B185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1922991199000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E4290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Restituições - Principal - Demais</w:t>
            </w:r>
          </w:p>
        </w:tc>
      </w:tr>
      <w:tr w:rsidR="00E82C6F" w:rsidRPr="00A94543" w14:paraId="7720B9A8" w14:textId="77777777" w:rsidTr="00E82C6F">
        <w:tblPrEx>
          <w:tblW w:w="11054" w:type="dxa"/>
          <w:tblInd w:w="-1206" w:type="dxa"/>
          <w:tblCellMar>
            <w:left w:w="70" w:type="dxa"/>
            <w:right w:w="70" w:type="dxa"/>
          </w:tblCellMar>
          <w:tblPrExChange w:id="110" w:author="Mariana Gomes Mendes (SEPLAG)" w:date="2018-03-20T15:53:00Z">
            <w:tblPrEx>
              <w:tblW w:w="11054" w:type="dxa"/>
              <w:tblInd w:w="-1206" w:type="dxa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55"/>
          <w:trPrChange w:id="111" w:author="Mariana Gomes Mendes (SEPLAG)" w:date="2018-03-20T15:53:00Z">
            <w:trPr>
              <w:trHeight w:val="255"/>
            </w:trPr>
          </w:trPrChange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112" w:author="Mariana Gomes Mendes (SEPLAG)" w:date="2018-03-20T15:53:00Z">
              <w:tcPr>
                <w:tcW w:w="42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0E7B3AE5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13" w:author="Mariana Gomes Mendes (SEPLAG)" w:date="2018-03-20T15:53:00Z">
              <w:tcPr>
                <w:tcW w:w="105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288F2A26" w14:textId="6D80FC51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14" w:author="Mariana Gomes Mendes (SEPLAG)" w:date="2018-03-20T15:53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4461</w:delText>
              </w:r>
            </w:del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15" w:author="Mariana Gomes Mendes (SEPLAG)" w:date="2018-03-20T15:53:00Z">
              <w:tcPr>
                <w:tcW w:w="159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1750CE2C" w14:textId="2A1B1F00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16" w:author="Mariana Gomes Mendes (SEPLAG)" w:date="2018-03-20T15:53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1390001301000</w:delText>
              </w:r>
            </w:del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17" w:author="Mariana Gomes Mendes (SEPLAG)" w:date="2018-03-20T15:53:00Z">
              <w:tcPr>
                <w:tcW w:w="7971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120223B6" w14:textId="2A26B5D9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18" w:author="Mariana Gomes Mendes (SEPLAG)" w:date="2018-03-20T15:53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Demais Receitas Patrimoniais - Dívida Ativa</w:delText>
              </w:r>
            </w:del>
          </w:p>
        </w:tc>
      </w:tr>
      <w:tr w:rsidR="00E82C6F" w:rsidRPr="00A94543" w14:paraId="034101AF" w14:textId="77777777" w:rsidTr="00E82C6F">
        <w:tblPrEx>
          <w:tblW w:w="11054" w:type="dxa"/>
          <w:tblInd w:w="-1206" w:type="dxa"/>
          <w:tblCellMar>
            <w:left w:w="70" w:type="dxa"/>
            <w:right w:w="70" w:type="dxa"/>
          </w:tblCellMar>
          <w:tblPrExChange w:id="119" w:author="Mariana Gomes Mendes (SEPLAG)" w:date="2018-03-20T15:53:00Z">
            <w:tblPrEx>
              <w:tblW w:w="11054" w:type="dxa"/>
              <w:tblInd w:w="-1206" w:type="dxa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55"/>
          <w:trPrChange w:id="120" w:author="Mariana Gomes Mendes (SEPLAG)" w:date="2018-03-20T15:53:00Z">
            <w:trPr>
              <w:trHeight w:val="255"/>
            </w:trPr>
          </w:trPrChange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121" w:author="Mariana Gomes Mendes (SEPLAG)" w:date="2018-03-20T15:53:00Z">
              <w:tcPr>
                <w:tcW w:w="42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3D7F593E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22" w:author="Mariana Gomes Mendes (SEPLAG)" w:date="2018-03-20T15:53:00Z">
              <w:tcPr>
                <w:tcW w:w="105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598F7910" w14:textId="1A0FCBCD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23" w:author="Mariana Gomes Mendes (SEPLAG)" w:date="2018-03-20T15:53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2121</w:delText>
              </w:r>
            </w:del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24" w:author="Mariana Gomes Mendes (SEPLAG)" w:date="2018-03-20T15:53:00Z">
              <w:tcPr>
                <w:tcW w:w="159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702436F9" w14:textId="66886822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25" w:author="Mariana Gomes Mendes (SEPLAG)" w:date="2018-03-20T15:53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1310011201001</w:delText>
              </w:r>
            </w:del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26" w:author="Mariana Gomes Mendes (SEPLAG)" w:date="2018-03-20T15:53:00Z">
              <w:tcPr>
                <w:tcW w:w="7971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385DD855" w14:textId="085CADE9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27" w:author="Mariana Gomes Mendes (SEPLAG)" w:date="2018-03-20T15:53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Aluguéis e Arrendamentos - Multas e Juros - Aluguéis</w:delText>
              </w:r>
            </w:del>
          </w:p>
        </w:tc>
      </w:tr>
      <w:tr w:rsidR="00E82C6F" w:rsidRPr="00A94543" w14:paraId="6965380F" w14:textId="77777777" w:rsidTr="00E82C6F">
        <w:tblPrEx>
          <w:tblW w:w="11054" w:type="dxa"/>
          <w:tblInd w:w="-1206" w:type="dxa"/>
          <w:tblCellMar>
            <w:left w:w="70" w:type="dxa"/>
            <w:right w:w="70" w:type="dxa"/>
          </w:tblCellMar>
          <w:tblPrExChange w:id="128" w:author="Mariana Gomes Mendes (SEPLAG)" w:date="2018-03-20T15:53:00Z">
            <w:tblPrEx>
              <w:tblW w:w="11054" w:type="dxa"/>
              <w:tblInd w:w="-1206" w:type="dxa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55"/>
          <w:trPrChange w:id="129" w:author="Mariana Gomes Mendes (SEPLAG)" w:date="2018-03-20T15:53:00Z">
            <w:trPr>
              <w:trHeight w:val="255"/>
            </w:trPr>
          </w:trPrChange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130" w:author="Mariana Gomes Mendes (SEPLAG)" w:date="2018-03-20T15:53:00Z">
              <w:tcPr>
                <w:tcW w:w="42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FEA5104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31" w:author="Mariana Gomes Mendes (SEPLAG)" w:date="2018-03-20T15:53:00Z">
              <w:tcPr>
                <w:tcW w:w="105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0B32FA60" w14:textId="6B62C634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32" w:author="Mariana Gomes Mendes (SEPLAG)" w:date="2018-03-20T15:53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2121</w:delText>
              </w:r>
            </w:del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33" w:author="Mariana Gomes Mendes (SEPLAG)" w:date="2018-03-20T15:53:00Z">
              <w:tcPr>
                <w:tcW w:w="159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3DBBD8EA" w14:textId="02D61EA8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34" w:author="Mariana Gomes Mendes (SEPLAG)" w:date="2018-03-20T15:53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1310991201000</w:delText>
              </w:r>
            </w:del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35" w:author="Mariana Gomes Mendes (SEPLAG)" w:date="2018-03-20T15:53:00Z">
              <w:tcPr>
                <w:tcW w:w="7971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6A7D7102" w14:textId="6B0A3D14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36" w:author="Mariana Gomes Mendes (SEPLAG)" w:date="2018-03-20T15:53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Outras Receitas Imobiliárias - Multas e Juros</w:delText>
              </w:r>
            </w:del>
          </w:p>
        </w:tc>
      </w:tr>
      <w:tr w:rsidR="00E82C6F" w:rsidRPr="00A94543" w14:paraId="05BA2665" w14:textId="77777777" w:rsidTr="00E82C6F">
        <w:tblPrEx>
          <w:tblW w:w="11054" w:type="dxa"/>
          <w:tblInd w:w="-1206" w:type="dxa"/>
          <w:tblCellMar>
            <w:left w:w="70" w:type="dxa"/>
            <w:right w:w="70" w:type="dxa"/>
          </w:tblCellMar>
          <w:tblPrExChange w:id="137" w:author="Mariana Gomes Mendes (SEPLAG)" w:date="2018-03-20T15:51:00Z">
            <w:tblPrEx>
              <w:tblW w:w="10915" w:type="dxa"/>
              <w:tblInd w:w="-1206" w:type="dxa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55"/>
          <w:trPrChange w:id="138" w:author="Mariana Gomes Mendes (SEPLAG)" w:date="2018-03-20T15:51:00Z">
            <w:trPr>
              <w:gridAfter w:val="0"/>
              <w:trHeight w:val="255"/>
            </w:trPr>
          </w:trPrChange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  <w:tcPrChange w:id="139" w:author="Mariana Gomes Mendes (SEPLAG)" w:date="2018-03-20T15:51:00Z">
              <w:tcPr>
                <w:tcW w:w="42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  <w:hideMark/>
              </w:tcPr>
            </w:tcPrChange>
          </w:tcPr>
          <w:p w14:paraId="6B248B96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40" w:author="Mariana Gomes Mendes (SEPLAG)" w:date="2018-03-20T15:51:00Z">
              <w:tcPr>
                <w:tcW w:w="92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740BE829" w14:textId="022CC87C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commentRangeStart w:id="141"/>
            <w:del w:id="142" w:author="Mariana Gomes Mendes (SEPLAG)" w:date="2018-03-20T15:51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2121</w:delText>
              </w:r>
            </w:del>
            <w:commentRangeEnd w:id="141"/>
            <w:r>
              <w:rPr>
                <w:rStyle w:val="Refdecomentrio"/>
              </w:rPr>
              <w:commentReference w:id="141"/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43" w:author="Mariana Gomes Mendes (SEPLAG)" w:date="2018-03-20T15:51:00Z">
              <w:tcPr>
                <w:tcW w:w="159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07D651AD" w14:textId="4BA132F5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44" w:author="Mariana Gomes Mendes (SEPLAG)" w:date="2018-03-20T15:51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1922991199000</w:delText>
              </w:r>
            </w:del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tcPrChange w:id="145" w:author="Mariana Gomes Mendes (SEPLAG)" w:date="2018-03-20T15:51:00Z">
              <w:tcPr>
                <w:tcW w:w="7971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bottom"/>
              </w:tcPr>
            </w:tcPrChange>
          </w:tcPr>
          <w:p w14:paraId="4408192A" w14:textId="71C91E6D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del w:id="146" w:author="Mariana Gomes Mendes (SEPLAG)" w:date="2018-03-20T15:51:00Z">
              <w:r w:rsidRPr="00A94543" w:rsidDel="00E82C6F">
                <w:rPr>
                  <w:rFonts w:ascii="Calibri Light" w:eastAsia="Times New Roman" w:hAnsi="Calibri Light" w:cs="Arial"/>
                  <w:sz w:val="18"/>
                  <w:szCs w:val="18"/>
                  <w:lang w:eastAsia="pt-BR"/>
                </w:rPr>
                <w:delText>Outras Restituições - Principal - Demais</w:delText>
              </w:r>
            </w:del>
          </w:p>
        </w:tc>
      </w:tr>
      <w:tr w:rsidR="00E82C6F" w:rsidRPr="00A94543" w14:paraId="625D5DC1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FA4C4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0D642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880C3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1990991101000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8A11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proofErr w:type="gramStart"/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Receitas - Primárias - Principal</w:t>
            </w:r>
            <w:proofErr w:type="gramEnd"/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 - Recursos de Depósitos Judiciais</w:t>
            </w:r>
          </w:p>
        </w:tc>
      </w:tr>
      <w:tr w:rsidR="00E82C6F" w:rsidRPr="00A94543" w14:paraId="1342697A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9C11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A01AE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5151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1990991199000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F79D9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proofErr w:type="gramStart"/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Receitas - Primárias - Principal - Demais</w:t>
            </w:r>
            <w:proofErr w:type="gramEnd"/>
          </w:p>
        </w:tc>
      </w:tr>
      <w:tr w:rsidR="00E82C6F" w:rsidRPr="00A94543" w14:paraId="3E5BC904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D53985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0C991B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5A68F7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1990991101000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79A27E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proofErr w:type="gramStart"/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Receitas - Primárias - Principal</w:t>
            </w:r>
            <w:proofErr w:type="gramEnd"/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 - Recursos de Depósitos Judiciais</w:t>
            </w:r>
          </w:p>
        </w:tc>
      </w:tr>
      <w:tr w:rsidR="00E82C6F" w:rsidRPr="00A94543" w14:paraId="1B078F03" w14:textId="77777777" w:rsidTr="00E82C6F">
        <w:trPr>
          <w:trHeight w:val="255"/>
        </w:trPr>
        <w:tc>
          <w:tcPr>
            <w:tcW w:w="11054" w:type="dxa"/>
            <w:gridSpan w:val="4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B6110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 xml:space="preserve">Alienação de Bens, Direitos e </w:t>
            </w:r>
            <w:proofErr w:type="gramStart"/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Ativos</w:t>
            </w:r>
            <w:proofErr w:type="gramEnd"/>
          </w:p>
        </w:tc>
      </w:tr>
      <w:tr w:rsidR="00E82C6F" w:rsidRPr="00A94543" w14:paraId="4D3507B0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0624A9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B90E35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62E489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2213001199000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E66172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Alienação de Bens Móveis e Semoventes - Principal - Demais</w:t>
            </w:r>
          </w:p>
        </w:tc>
      </w:tr>
      <w:tr w:rsidR="00E82C6F" w:rsidRPr="00A94543" w14:paraId="1EE3FDEC" w14:textId="77777777" w:rsidTr="00E82C6F">
        <w:trPr>
          <w:trHeight w:val="255"/>
        </w:trPr>
        <w:tc>
          <w:tcPr>
            <w:tcW w:w="3083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4CA66" w14:textId="77777777" w:rsidR="00E82C6F" w:rsidRPr="00A94543" w:rsidRDefault="00E82C6F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Amortização de Empréstimos</w:t>
            </w:r>
          </w:p>
        </w:tc>
        <w:tc>
          <w:tcPr>
            <w:tcW w:w="7971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56E44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E82C6F" w:rsidRPr="00A94543" w14:paraId="2A5843D6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910AB2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541ED6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FDF39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2300061101000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933B58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Amortização de Empréstimos Contratuais - Principal</w:t>
            </w:r>
          </w:p>
        </w:tc>
      </w:tr>
      <w:tr w:rsidR="00E82C6F" w:rsidRPr="00A94543" w14:paraId="0776C9B5" w14:textId="77777777" w:rsidTr="00E82C6F">
        <w:trPr>
          <w:trHeight w:val="255"/>
        </w:trPr>
        <w:tc>
          <w:tcPr>
            <w:tcW w:w="110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F2A4F" w14:textId="77777777" w:rsidR="00E82C6F" w:rsidRPr="00A94543" w:rsidRDefault="00E82C6F" w:rsidP="0099636B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lastRenderedPageBreak/>
              <w:t>RECEITAS PREVIDENCIÁRIAS - RPPS (INTRAORÇAMENTÁRIAS)</w:t>
            </w:r>
          </w:p>
        </w:tc>
      </w:tr>
      <w:tr w:rsidR="00E82C6F" w:rsidRPr="00A94543" w14:paraId="62AF66C0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4D049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76ED0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309CA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5741" w14:textId="77777777" w:rsidR="00E82C6F" w:rsidRPr="00A94543" w:rsidRDefault="00E82C6F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Patronal de Servidor Ativo Civil para o RPPS - Principal - Executivo</w:t>
            </w:r>
          </w:p>
        </w:tc>
      </w:tr>
      <w:tr w:rsidR="00E82C6F" w:rsidRPr="00A94543" w14:paraId="0EE61E77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5C39D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E6582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8EF4A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7210041102000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0B32A" w14:textId="77777777" w:rsidR="00E82C6F" w:rsidRPr="00A94543" w:rsidRDefault="00E82C6F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Patronal de Servidor Ativo Civil para o RPPS - Principal - </w:t>
            </w:r>
            <w: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ALMG</w:t>
            </w:r>
          </w:p>
        </w:tc>
      </w:tr>
      <w:tr w:rsidR="00E82C6F" w:rsidRPr="00A94543" w14:paraId="0A2552EC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644B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35966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99B30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7210041104000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3411A" w14:textId="77777777" w:rsidR="00E82C6F" w:rsidRPr="00A94543" w:rsidRDefault="00E82C6F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Patronal de Servidor Ativo Civil para o RPPS - Principal - </w:t>
            </w:r>
            <w: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TJMG</w:t>
            </w:r>
          </w:p>
        </w:tc>
      </w:tr>
      <w:tr w:rsidR="00E82C6F" w:rsidRPr="00A94543" w14:paraId="1A675549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ADE5B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132DB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8E7AF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7210041105000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CDC2C" w14:textId="77777777" w:rsidR="00E82C6F" w:rsidRPr="00A94543" w:rsidRDefault="00E82C6F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Patronal de Servidor Ativo Civil para o RPPS - Principal - </w:t>
            </w:r>
            <w: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TJMMG</w:t>
            </w:r>
          </w:p>
        </w:tc>
      </w:tr>
      <w:tr w:rsidR="00E82C6F" w:rsidRPr="00A94543" w14:paraId="52D4FA02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F8812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3D701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C319B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7210041106000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7E4E5" w14:textId="77777777" w:rsidR="00E82C6F" w:rsidRPr="00A94543" w:rsidRDefault="00E82C6F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Patronal de Servidor Ativo Civil para o RPPS - Principal - </w:t>
            </w:r>
            <w: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MP</w:t>
            </w:r>
          </w:p>
        </w:tc>
      </w:tr>
      <w:tr w:rsidR="00E82C6F" w:rsidRPr="00A94543" w14:paraId="64826CAD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8103E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3FB7B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3792D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7210041103000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C5E81" w14:textId="77777777" w:rsidR="00E82C6F" w:rsidRPr="00A94543" w:rsidRDefault="00E82C6F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Patronal de Servidor Ativo Civil para o RPPS - Principal - </w:t>
            </w:r>
            <w: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TCEMG</w:t>
            </w:r>
          </w:p>
        </w:tc>
      </w:tr>
      <w:tr w:rsidR="00E82C6F" w:rsidRPr="00A94543" w14:paraId="54AA9B99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025AD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24F38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5C413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7210041107000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FF79A" w14:textId="77777777" w:rsidR="00E82C6F" w:rsidRPr="00A94543" w:rsidRDefault="00E82C6F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Patronal de Servidor Ativo Civil para o RPPS - Principal </w:t>
            </w:r>
            <w: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-</w:t>
            </w: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DEF PUB</w:t>
            </w:r>
          </w:p>
        </w:tc>
      </w:tr>
      <w:tr w:rsidR="00E82C6F" w:rsidRPr="00A94543" w14:paraId="0E9DD38E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00F74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DAAEF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6BD8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7218021101002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CE8DA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Patronal do Militar - Principal - Ativo - Pensão</w:t>
            </w:r>
          </w:p>
        </w:tc>
      </w:tr>
      <w:tr w:rsidR="00E82C6F" w:rsidRPr="00A94543" w14:paraId="07E6FF25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9B8B0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2A6D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B866A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7218021101001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08339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Patronal do Militar - Principal - Ativo - Aposentadoria</w:t>
            </w:r>
          </w:p>
        </w:tc>
      </w:tr>
      <w:tr w:rsidR="00E82C6F" w:rsidRPr="00A94543" w14:paraId="67423132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6F553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E448D" w14:textId="77777777" w:rsidR="00E82C6F" w:rsidRPr="00A94543" w:rsidRDefault="00E82C6F" w:rsidP="0099636B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88F10" w14:textId="77777777" w:rsidR="00E82C6F" w:rsidRPr="00A94543" w:rsidRDefault="00E82C6F" w:rsidP="0099636B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7210991103000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561B6" w14:textId="77777777" w:rsidR="00E82C6F" w:rsidRPr="00A94543" w:rsidRDefault="00E82C6F" w:rsidP="0099636B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Outras Contribuições Sociais - Principal - Contribuição Patronal para a Previdência Social - </w:t>
            </w:r>
            <w: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IPSM</w:t>
            </w: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 - Inativo Civil</w:t>
            </w:r>
          </w:p>
        </w:tc>
      </w:tr>
      <w:tr w:rsidR="00E82C6F" w:rsidRPr="00A94543" w14:paraId="5A969838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4033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9DA16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07E0B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7218025101002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562C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Patronal do Militar Inativo - Principal - Pensão</w:t>
            </w:r>
          </w:p>
        </w:tc>
      </w:tr>
      <w:tr w:rsidR="00E82C6F" w:rsidRPr="00A94543" w14:paraId="62915BD0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A8C0F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C14FB" w14:textId="77777777" w:rsidR="00E82C6F" w:rsidRPr="00A94543" w:rsidRDefault="00E82C6F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DD2DA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7218025101001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EBDBA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Patronal do Militar Inativo - Principal - Aposentadoria</w:t>
            </w:r>
          </w:p>
        </w:tc>
      </w:tr>
      <w:tr w:rsidR="00E82C6F" w:rsidRPr="00A94543" w14:paraId="79B69655" w14:textId="77777777" w:rsidTr="00E82C6F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7C3332" w14:textId="77777777" w:rsidR="00E82C6F" w:rsidRPr="00A94543" w:rsidRDefault="00E82C6F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C4EFF0" w14:textId="77777777" w:rsidR="00E82C6F" w:rsidRPr="00A94543" w:rsidRDefault="00E82C6F" w:rsidP="0099636B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359DE2" w14:textId="77777777" w:rsidR="00E82C6F" w:rsidRPr="00A94543" w:rsidRDefault="00E82C6F" w:rsidP="0099636B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7210991206000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F6BCD2" w14:textId="77777777" w:rsidR="00E82C6F" w:rsidRPr="00A94543" w:rsidRDefault="00E82C6F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Contribuições Sociais - Multas e Juros - Renegociação de Obrigações Previdenciárias</w:t>
            </w:r>
          </w:p>
        </w:tc>
      </w:tr>
    </w:tbl>
    <w:p w14:paraId="6CB2371C" w14:textId="77777777" w:rsidR="00A94543" w:rsidRPr="0050097F" w:rsidRDefault="00A94543" w:rsidP="003C1B6C">
      <w:pPr>
        <w:jc w:val="both"/>
        <w:rPr>
          <w:b/>
          <w:sz w:val="24"/>
        </w:rPr>
      </w:pPr>
    </w:p>
    <w:sectPr w:rsidR="00A94543" w:rsidRPr="0050097F" w:rsidSect="003C1B6C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8" w:author="Carlos Henrique de Oliveira Brochado (SEPLAG)" w:date="2017-11-09T15:18:00Z" w:initials="CHdOB(">
    <w:p w14:paraId="12104B7C" w14:textId="77777777" w:rsidR="003E22E9" w:rsidRDefault="003E22E9">
      <w:pPr>
        <w:pStyle w:val="Textodecomentrio"/>
      </w:pPr>
      <w:r>
        <w:rPr>
          <w:rStyle w:val="Refdecomentrio"/>
        </w:rPr>
        <w:annotationRef/>
      </w:r>
      <w:r w:rsidR="009003D2">
        <w:rPr>
          <w:noProof/>
        </w:rPr>
        <w:t>Dúvida quanto ao termo "relação de trabalho".</w:t>
      </w:r>
    </w:p>
  </w:comment>
  <w:comment w:id="141" w:author="Mariana Gomes Mendes (SEPLAG)" w:date="2018-03-20T15:53:00Z" w:initials="MGM">
    <w:p w14:paraId="0B13EA9B" w14:textId="498F87EB" w:rsidR="00E82C6F" w:rsidRDefault="00E82C6F">
      <w:pPr>
        <w:pStyle w:val="Textodecomentrio"/>
      </w:pPr>
      <w:r>
        <w:rPr>
          <w:rStyle w:val="Refdecomentrio"/>
        </w:rPr>
        <w:annotationRef/>
      </w:r>
      <w:r>
        <w:t>Retirada devido ao baixo valor e dificuldade em</w:t>
      </w:r>
      <w:proofErr w:type="gramStart"/>
      <w:r>
        <w:t xml:space="preserve">  </w:t>
      </w:r>
      <w:proofErr w:type="gramEnd"/>
      <w:r>
        <w:t>saber seu fato gerador (previdência ou saúde?)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2104B7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208F6"/>
    <w:multiLevelType w:val="hybridMultilevel"/>
    <w:tmpl w:val="027A50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7D633D"/>
    <w:multiLevelType w:val="hybridMultilevel"/>
    <w:tmpl w:val="BCC0943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550945"/>
    <w:multiLevelType w:val="hybridMultilevel"/>
    <w:tmpl w:val="B74EC3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5378BD"/>
    <w:multiLevelType w:val="hybridMultilevel"/>
    <w:tmpl w:val="6C30D39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940CB2"/>
    <w:multiLevelType w:val="hybridMultilevel"/>
    <w:tmpl w:val="60DC55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arlos Henrique de Oliveira Brochado (SEPLAG)">
    <w15:presenceInfo w15:providerId="AD" w15:userId="S-1-5-21-2540041165-898136030-548834325-870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05A"/>
    <w:rsid w:val="00004906"/>
    <w:rsid w:val="00033E08"/>
    <w:rsid w:val="00046EDF"/>
    <w:rsid w:val="000726CB"/>
    <w:rsid w:val="000C733E"/>
    <w:rsid w:val="000F2158"/>
    <w:rsid w:val="00110436"/>
    <w:rsid w:val="00121EB0"/>
    <w:rsid w:val="00131633"/>
    <w:rsid w:val="00166A8F"/>
    <w:rsid w:val="002114FA"/>
    <w:rsid w:val="00243416"/>
    <w:rsid w:val="002814D1"/>
    <w:rsid w:val="0029567D"/>
    <w:rsid w:val="003038E4"/>
    <w:rsid w:val="00343923"/>
    <w:rsid w:val="0039063F"/>
    <w:rsid w:val="003A7AEC"/>
    <w:rsid w:val="003C1B6C"/>
    <w:rsid w:val="003D1783"/>
    <w:rsid w:val="003E22E9"/>
    <w:rsid w:val="004102D9"/>
    <w:rsid w:val="00436997"/>
    <w:rsid w:val="00445EC4"/>
    <w:rsid w:val="004C7CA2"/>
    <w:rsid w:val="0050097F"/>
    <w:rsid w:val="005F3A7D"/>
    <w:rsid w:val="006C5B19"/>
    <w:rsid w:val="006F4017"/>
    <w:rsid w:val="00710885"/>
    <w:rsid w:val="0073178A"/>
    <w:rsid w:val="00736F75"/>
    <w:rsid w:val="007477D7"/>
    <w:rsid w:val="007C5F7A"/>
    <w:rsid w:val="008247C1"/>
    <w:rsid w:val="00854DA6"/>
    <w:rsid w:val="00855841"/>
    <w:rsid w:val="00857B13"/>
    <w:rsid w:val="00865242"/>
    <w:rsid w:val="0089560E"/>
    <w:rsid w:val="008A2DC7"/>
    <w:rsid w:val="008A7D8E"/>
    <w:rsid w:val="008D7933"/>
    <w:rsid w:val="009003D2"/>
    <w:rsid w:val="0099636B"/>
    <w:rsid w:val="009C633F"/>
    <w:rsid w:val="009E6D99"/>
    <w:rsid w:val="00A20D0B"/>
    <w:rsid w:val="00A43B3F"/>
    <w:rsid w:val="00A94543"/>
    <w:rsid w:val="00AC6D31"/>
    <w:rsid w:val="00B40C9B"/>
    <w:rsid w:val="00B44901"/>
    <w:rsid w:val="00B922F5"/>
    <w:rsid w:val="00C7005A"/>
    <w:rsid w:val="00CD1DB9"/>
    <w:rsid w:val="00D26DCB"/>
    <w:rsid w:val="00D63935"/>
    <w:rsid w:val="00E06E91"/>
    <w:rsid w:val="00E24241"/>
    <w:rsid w:val="00E320FF"/>
    <w:rsid w:val="00E82C6F"/>
    <w:rsid w:val="00EA25EC"/>
    <w:rsid w:val="00EE391C"/>
    <w:rsid w:val="00F311B0"/>
    <w:rsid w:val="00F3544B"/>
    <w:rsid w:val="00F61B06"/>
    <w:rsid w:val="00F63899"/>
    <w:rsid w:val="00F7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426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05A"/>
    <w:pPr>
      <w:spacing w:after="0" w:line="240" w:lineRule="auto"/>
    </w:pPr>
    <w:rPr>
      <w:rFonts w:ascii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C7005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7005A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7005A"/>
    <w:pPr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F638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6389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63899"/>
    <w:rPr>
      <w:rFonts w:ascii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38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63899"/>
    <w:rPr>
      <w:rFonts w:ascii="Calibri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6389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3899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3E22E9"/>
    <w:pPr>
      <w:spacing w:after="0" w:line="240" w:lineRule="auto"/>
    </w:pPr>
    <w:rPr>
      <w:rFonts w:ascii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05A"/>
    <w:pPr>
      <w:spacing w:after="0" w:line="240" w:lineRule="auto"/>
    </w:pPr>
    <w:rPr>
      <w:rFonts w:ascii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C7005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7005A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7005A"/>
    <w:pPr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F638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6389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63899"/>
    <w:rPr>
      <w:rFonts w:ascii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38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63899"/>
    <w:rPr>
      <w:rFonts w:ascii="Calibri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6389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3899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3E22E9"/>
    <w:pPr>
      <w:spacing w:after="0" w:line="240" w:lineRule="auto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microsoft.com/office/2011/relationships/commentsExtended" Target="commentsExtended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489567-9604-4FCC-9276-2F904E683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2585</Words>
  <Characters>13964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Gomes Mendes (SEPLAG)</dc:creator>
  <cp:lastModifiedBy>Mariana Gomes Mendes (SEPLAG)</cp:lastModifiedBy>
  <cp:revision>3</cp:revision>
  <dcterms:created xsi:type="dcterms:W3CDTF">2018-03-20T18:59:00Z</dcterms:created>
  <dcterms:modified xsi:type="dcterms:W3CDTF">2018-03-20T19:05:00Z</dcterms:modified>
</cp:coreProperties>
</file>